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F2EC6" w14:textId="3961FA5F" w:rsidR="00940100" w:rsidRPr="00ED1FC4" w:rsidRDefault="00424196" w:rsidP="00940100">
      <w:pPr>
        <w:rPr>
          <w:rFonts w:ascii="Arial" w:hAnsi="Arial" w:cs="Arial"/>
          <w:lang w:eastAsia="pt-PT"/>
        </w:rPr>
      </w:pPr>
      <w:r w:rsidRPr="00ED1FC4">
        <w:rPr>
          <w:rFonts w:ascii="Arial" w:hAnsi="Arial" w:cs="Arial"/>
          <w:noProof/>
        </w:rPr>
        <w:drawing>
          <wp:anchor distT="0" distB="0" distL="114300" distR="114300" simplePos="0" relativeHeight="251658246" behindDoc="1" locked="0" layoutInCell="1" allowOverlap="1" wp14:anchorId="605CDD23" wp14:editId="6C0B595D">
            <wp:simplePos x="0" y="0"/>
            <wp:positionH relativeFrom="page">
              <wp:posOffset>6985</wp:posOffset>
            </wp:positionH>
            <wp:positionV relativeFrom="margin">
              <wp:posOffset>-890905</wp:posOffset>
            </wp:positionV>
            <wp:extent cx="7543800" cy="10698480"/>
            <wp:effectExtent l="0" t="0" r="0" b="7620"/>
            <wp:wrapNone/>
            <wp:docPr id="117" name="Imagem 117" descr="layout_tese 23021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layout_tese 230215-0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800" cy="1069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A84" w:rsidRPr="00ED1FC4">
        <w:rPr>
          <w:rFonts w:ascii="Arial" w:hAnsi="Arial" w:cs="Arial"/>
          <w:noProof/>
        </w:rPr>
        <mc:AlternateContent>
          <mc:Choice Requires="wps">
            <w:drawing>
              <wp:anchor distT="0" distB="0" distL="114300" distR="114300" simplePos="0" relativeHeight="251658244" behindDoc="0" locked="0" layoutInCell="1" allowOverlap="1" wp14:anchorId="2149E285" wp14:editId="0A7043B8">
                <wp:simplePos x="0" y="0"/>
                <wp:positionH relativeFrom="column">
                  <wp:posOffset>1542420</wp:posOffset>
                </wp:positionH>
                <wp:positionV relativeFrom="paragraph">
                  <wp:posOffset>-326427</wp:posOffset>
                </wp:positionV>
                <wp:extent cx="4478020" cy="1788160"/>
                <wp:effectExtent l="0" t="0" r="0" b="2540"/>
                <wp:wrapNone/>
                <wp:docPr id="81" name="Caixa de Texto 81"/>
                <wp:cNvGraphicFramePr/>
                <a:graphic xmlns:a="http://schemas.openxmlformats.org/drawingml/2006/main">
                  <a:graphicData uri="http://schemas.microsoft.com/office/word/2010/wordprocessingShape">
                    <wps:wsp>
                      <wps:cNvSpPr txBox="1"/>
                      <wps:spPr>
                        <a:xfrm>
                          <a:off x="0" y="0"/>
                          <a:ext cx="4478020" cy="1788160"/>
                        </a:xfrm>
                        <a:prstGeom prst="rect">
                          <a:avLst/>
                        </a:prstGeom>
                        <a:solidFill>
                          <a:schemeClr val="lt1"/>
                        </a:solidFill>
                        <a:ln w="6350">
                          <a:noFill/>
                        </a:ln>
                      </wps:spPr>
                      <wps:txbx>
                        <w:txbxContent>
                          <w:p w14:paraId="1F3A7935" w14:textId="17BA36F7" w:rsidR="00DE5A84" w:rsidRPr="000F3887" w:rsidRDefault="008E0762" w:rsidP="00761C8D">
                            <w:pPr>
                              <w:rPr>
                                <w:rFonts w:ascii="Arial" w:hAnsi="Arial" w:cs="Arial"/>
                                <w:b/>
                                <w:color w:val="5C666C"/>
                                <w:sz w:val="48"/>
                                <w:szCs w:val="48"/>
                              </w:rPr>
                            </w:pPr>
                            <w:r>
                              <w:rPr>
                                <w:rFonts w:ascii="Arial" w:hAnsi="Arial" w:cs="Arial"/>
                                <w:b/>
                                <w:color w:val="5C666C"/>
                                <w:sz w:val="48"/>
                                <w:szCs w:val="48"/>
                              </w:rPr>
                              <w:t>BUSINESS CASES WITH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49E285" id="_x0000_t202" coordsize="21600,21600" o:spt="202" path="m,l,21600r21600,l21600,xe">
                <v:stroke joinstyle="miter"/>
                <v:path gradientshapeok="t" o:connecttype="rect"/>
              </v:shapetype>
              <v:shape id="Caixa de Texto 81" o:spid="_x0000_s1026" type="#_x0000_t202" style="position:absolute;margin-left:121.45pt;margin-top:-25.7pt;width:352.6pt;height:140.8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" fillcolor="white [3201]" stroked="f" strokeweight=".5pt">
                <v:textbox>
                  <w:txbxContent>
                    <w:p w14:paraId="1F3A7935" w14:textId="17BA36F7" w:rsidR="00DE5A84" w:rsidRPr="000F3887" w:rsidRDefault="008E0762" w:rsidP="00761C8D">
                      <w:pPr>
                        <w:rPr>
                          <w:rFonts w:ascii="Arial" w:hAnsi="Arial" w:cs="Arial"/>
                          <w:b/>
                          <w:color w:val="5C666C"/>
                          <w:sz w:val="48"/>
                          <w:szCs w:val="48"/>
                        </w:rPr>
                      </w:pPr>
                      <w:r>
                        <w:rPr>
                          <w:rFonts w:ascii="Arial" w:hAnsi="Arial" w:cs="Arial"/>
                          <w:b/>
                          <w:color w:val="5C666C"/>
                          <w:sz w:val="48"/>
                          <w:szCs w:val="48"/>
                        </w:rPr>
                        <w:t>BUSINESS CASES WITH DATA SCIENCE</w:t>
                      </w:r>
                    </w:p>
                  </w:txbxContent>
                </v:textbox>
              </v:shape>
            </w:pict>
          </mc:Fallback>
        </mc:AlternateContent>
      </w:r>
    </w:p>
    <w:p w14:paraId="55622DD5" w14:textId="303CC60E" w:rsidR="00940100" w:rsidRPr="00ED1FC4" w:rsidRDefault="00940100" w:rsidP="00940100">
      <w:pPr>
        <w:rPr>
          <w:rFonts w:ascii="Arial" w:hAnsi="Arial" w:cs="Arial"/>
          <w:lang w:eastAsia="pt-PT"/>
        </w:rPr>
      </w:pPr>
    </w:p>
    <w:p w14:paraId="3285354C" w14:textId="258C97C2" w:rsidR="00940100" w:rsidRPr="00ED1FC4" w:rsidRDefault="00940100" w:rsidP="00940100">
      <w:pPr>
        <w:rPr>
          <w:rFonts w:ascii="Arial" w:hAnsi="Arial" w:cs="Arial"/>
          <w:lang w:eastAsia="pt-PT"/>
        </w:rPr>
      </w:pPr>
    </w:p>
    <w:p w14:paraId="3B5A742F" w14:textId="45046369" w:rsidR="00940100" w:rsidRPr="00ED1FC4" w:rsidRDefault="00940100" w:rsidP="00940100">
      <w:pPr>
        <w:rPr>
          <w:rFonts w:ascii="Arial" w:hAnsi="Arial" w:cs="Arial"/>
          <w:lang w:eastAsia="pt-PT"/>
        </w:rPr>
      </w:pPr>
    </w:p>
    <w:p w14:paraId="1828052B" w14:textId="44B1B28F" w:rsidR="00940100" w:rsidRPr="00ED1FC4" w:rsidRDefault="009D7AA6" w:rsidP="00940100">
      <w:pPr>
        <w:rPr>
          <w:rFonts w:ascii="Arial" w:hAnsi="Arial" w:cs="Arial"/>
          <w:lang w:eastAsia="pt-PT"/>
        </w:rPr>
      </w:pPr>
      <w:r w:rsidRPr="00ED1FC4">
        <w:rPr>
          <w:rFonts w:ascii="Arial" w:hAnsi="Arial" w:cs="Arial"/>
          <w:noProof/>
        </w:rPr>
        <mc:AlternateContent>
          <mc:Choice Requires="wps">
            <w:drawing>
              <wp:anchor distT="0" distB="0" distL="114300" distR="114300" simplePos="0" relativeHeight="251658245" behindDoc="0" locked="0" layoutInCell="1" allowOverlap="1" wp14:anchorId="1559747F" wp14:editId="0FE291EF">
                <wp:simplePos x="0" y="0"/>
                <wp:positionH relativeFrom="column">
                  <wp:posOffset>1588770</wp:posOffset>
                </wp:positionH>
                <wp:positionV relativeFrom="paragraph">
                  <wp:posOffset>160655</wp:posOffset>
                </wp:positionV>
                <wp:extent cx="4431299" cy="760491"/>
                <wp:effectExtent l="0" t="0" r="1270" b="1905"/>
                <wp:wrapNone/>
                <wp:docPr id="83" name="Caixa de Texto 83"/>
                <wp:cNvGraphicFramePr/>
                <a:graphic xmlns:a="http://schemas.openxmlformats.org/drawingml/2006/main">
                  <a:graphicData uri="http://schemas.microsoft.com/office/word/2010/wordprocessingShape">
                    <wps:wsp>
                      <wps:cNvSpPr txBox="1"/>
                      <wps:spPr>
                        <a:xfrm>
                          <a:off x="0" y="0"/>
                          <a:ext cx="4431299" cy="760491"/>
                        </a:xfrm>
                        <a:prstGeom prst="rect">
                          <a:avLst/>
                        </a:prstGeom>
                        <a:solidFill>
                          <a:schemeClr val="lt1"/>
                        </a:solidFill>
                        <a:ln w="6350">
                          <a:noFill/>
                        </a:ln>
                      </wps:spPr>
                      <wps:txbx>
                        <w:txbxContent>
                          <w:p w14:paraId="4ED37A4C" w14:textId="4D1ADEB2" w:rsidR="00020455" w:rsidRPr="00D972A1" w:rsidRDefault="00981918" w:rsidP="00020455">
                            <w:pPr>
                              <w:rPr>
                                <w:rFonts w:ascii="Arial" w:hAnsi="Arial" w:cs="Arial"/>
                                <w:b/>
                                <w:color w:val="5C666C"/>
                                <w:sz w:val="28"/>
                                <w:szCs w:val="28"/>
                                <w:lang w:val="en-US"/>
                              </w:rPr>
                            </w:pPr>
                            <w:r w:rsidRPr="00D972A1">
                              <w:rPr>
                                <w:rFonts w:ascii="Arial" w:hAnsi="Arial" w:cs="Arial"/>
                                <w:b/>
                                <w:color w:val="5C666C"/>
                                <w:sz w:val="28"/>
                                <w:szCs w:val="28"/>
                                <w:lang w:val="en-US"/>
                              </w:rPr>
                              <w:t>MASTER’S</w:t>
                            </w:r>
                            <w:r w:rsidR="009D7AA6" w:rsidRPr="00D972A1">
                              <w:rPr>
                                <w:rFonts w:ascii="Arial" w:hAnsi="Arial" w:cs="Arial"/>
                                <w:b/>
                                <w:color w:val="5C666C"/>
                                <w:sz w:val="28"/>
                                <w:szCs w:val="28"/>
                                <w:lang w:val="en-US"/>
                              </w:rPr>
                              <w:t xml:space="preserve"> DEGREE PROGRAM IN DATA SCIENCE AND ADVANCED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747F" id="Caixa de Texto 83" o:spid="_x0000_s1027" type="#_x0000_t202" style="position:absolute;margin-left:125.1pt;margin-top:12.65pt;width:348.9pt;height:59.9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" fillcolor="white [3201]" stroked="f" strokeweight=".5pt">
                <v:textbox>
                  <w:txbxContent>
                    <w:p w14:paraId="4ED37A4C" w14:textId="4D1ADEB2" w:rsidR="00020455" w:rsidRPr="00D972A1" w:rsidRDefault="00981918" w:rsidP="00020455">
                      <w:pPr>
                        <w:rPr>
                          <w:rFonts w:ascii="Arial" w:hAnsi="Arial" w:cs="Arial"/>
                          <w:b/>
                          <w:color w:val="5C666C"/>
                          <w:sz w:val="28"/>
                          <w:szCs w:val="28"/>
                          <w:lang w:val="en-US"/>
                        </w:rPr>
                      </w:pPr>
                      <w:r w:rsidRPr="00D972A1">
                        <w:rPr>
                          <w:rFonts w:ascii="Arial" w:hAnsi="Arial" w:cs="Arial"/>
                          <w:b/>
                          <w:color w:val="5C666C"/>
                          <w:sz w:val="28"/>
                          <w:szCs w:val="28"/>
                          <w:lang w:val="en-US"/>
                        </w:rPr>
                        <w:t>MASTER’S</w:t>
                      </w:r>
                      <w:r w:rsidR="009D7AA6" w:rsidRPr="00D972A1">
                        <w:rPr>
                          <w:rFonts w:ascii="Arial" w:hAnsi="Arial" w:cs="Arial"/>
                          <w:b/>
                          <w:color w:val="5C666C"/>
                          <w:sz w:val="28"/>
                          <w:szCs w:val="28"/>
                          <w:lang w:val="en-US"/>
                        </w:rPr>
                        <w:t xml:space="preserve"> DEGREE PROGRAM IN DATA SCIENCE AND ADVANCED ANALYTICS</w:t>
                      </w:r>
                    </w:p>
                  </w:txbxContent>
                </v:textbox>
              </v:shape>
            </w:pict>
          </mc:Fallback>
        </mc:AlternateContent>
      </w:r>
    </w:p>
    <w:p w14:paraId="525B1125" w14:textId="44567ACC" w:rsidR="00940100" w:rsidRPr="00ED1FC4" w:rsidRDefault="00940100" w:rsidP="00940100">
      <w:pPr>
        <w:rPr>
          <w:rFonts w:ascii="Arial" w:hAnsi="Arial" w:cs="Arial"/>
          <w:lang w:eastAsia="pt-PT"/>
        </w:rPr>
      </w:pPr>
    </w:p>
    <w:p w14:paraId="0AADA012" w14:textId="5125FBE2" w:rsidR="00940100" w:rsidRPr="00ED1FC4" w:rsidRDefault="00940100" w:rsidP="00940100">
      <w:pPr>
        <w:rPr>
          <w:rFonts w:ascii="Arial" w:hAnsi="Arial" w:cs="Arial"/>
          <w:lang w:eastAsia="pt-PT"/>
        </w:rPr>
      </w:pPr>
    </w:p>
    <w:p w14:paraId="41E28E08" w14:textId="4F554B76" w:rsidR="00940100" w:rsidRPr="00ED1FC4" w:rsidRDefault="00940100" w:rsidP="00940100">
      <w:pPr>
        <w:rPr>
          <w:rFonts w:ascii="Arial" w:hAnsi="Arial" w:cs="Arial"/>
          <w:lang w:eastAsia="pt-PT"/>
        </w:rPr>
      </w:pPr>
    </w:p>
    <w:p w14:paraId="2B6FAB4A" w14:textId="77777777" w:rsidR="00940100" w:rsidRPr="00ED1FC4" w:rsidRDefault="00210679" w:rsidP="00940100">
      <w:pPr>
        <w:tabs>
          <w:tab w:val="left" w:pos="3625"/>
        </w:tabs>
        <w:rPr>
          <w:rFonts w:ascii="Arial" w:hAnsi="Arial" w:cs="Arial"/>
          <w:lang w:eastAsia="pt-PT"/>
        </w:rPr>
      </w:pPr>
      <w:r w:rsidRPr="00ED1FC4">
        <w:rPr>
          <w:rFonts w:ascii="Arial" w:hAnsi="Arial" w:cs="Arial"/>
          <w:noProof/>
        </w:rPr>
        <mc:AlternateContent>
          <mc:Choice Requires="wps">
            <w:drawing>
              <wp:anchor distT="0" distB="0" distL="114300" distR="114300" simplePos="0" relativeHeight="251658240" behindDoc="0" locked="0" layoutInCell="1" allowOverlap="1" wp14:anchorId="3D31A0EB" wp14:editId="0205381F">
                <wp:simplePos x="0" y="0"/>
                <wp:positionH relativeFrom="column">
                  <wp:posOffset>1585595</wp:posOffset>
                </wp:positionH>
                <wp:positionV relativeFrom="paragraph">
                  <wp:posOffset>234949</wp:posOffset>
                </wp:positionV>
                <wp:extent cx="4431665" cy="1104900"/>
                <wp:effectExtent l="0" t="0" r="6985" b="0"/>
                <wp:wrapNone/>
                <wp:docPr id="8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11049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18667" w14:textId="261AB4E1" w:rsidR="00FD6BA8" w:rsidRPr="00B4599F" w:rsidRDefault="002E3785" w:rsidP="00940100">
                            <w:pPr>
                              <w:autoSpaceDE w:val="0"/>
                              <w:autoSpaceDN w:val="0"/>
                              <w:adjustRightInd w:val="0"/>
                              <w:rPr>
                                <w:rFonts w:ascii="Arial" w:hAnsi="Arial" w:cs="Arial"/>
                                <w:b/>
                                <w:bCs/>
                                <w:iCs/>
                                <w:color w:val="5C666C"/>
                                <w:sz w:val="34"/>
                                <w:szCs w:val="34"/>
                                <w:lang w:val="en-GB"/>
                              </w:rPr>
                            </w:pPr>
                            <w:r w:rsidRPr="002E3785">
                              <w:rPr>
                                <w:rFonts w:ascii="Arial" w:hAnsi="Arial" w:cs="Arial"/>
                                <w:b/>
                                <w:bCs/>
                                <w:iCs/>
                                <w:color w:val="5C666C"/>
                                <w:sz w:val="34"/>
                                <w:szCs w:val="34"/>
                                <w:lang w:val="en-GB"/>
                              </w:rPr>
                              <w:t>Instacart</w:t>
                            </w:r>
                            <w:r>
                              <w:rPr>
                                <w:rFonts w:ascii="Arial" w:hAnsi="Arial" w:cs="Arial"/>
                                <w:b/>
                                <w:bCs/>
                                <w:iCs/>
                                <w:color w:val="5C666C"/>
                                <w:sz w:val="34"/>
                                <w:szCs w:val="34"/>
                                <w:lang w:val="en-GB"/>
                              </w:rPr>
                              <w:t>,</w:t>
                            </w:r>
                            <w:r w:rsidRPr="002E3785">
                              <w:rPr>
                                <w:rFonts w:ascii="Arial" w:hAnsi="Arial" w:cs="Arial"/>
                                <w:b/>
                                <w:bCs/>
                                <w:iCs/>
                                <w:color w:val="5C666C"/>
                                <w:sz w:val="34"/>
                                <w:szCs w:val="34"/>
                                <w:lang w:val="en-GB"/>
                              </w:rPr>
                              <w:t xml:space="preserve"> Market Basket Analysis </w:t>
                            </w:r>
                          </w:p>
                          <w:p w14:paraId="482FADDE" w14:textId="1885455C" w:rsidR="00940100" w:rsidRPr="008D01E0" w:rsidRDefault="008D01E0" w:rsidP="00A03169">
                            <w:pPr>
                              <w:autoSpaceDE w:val="0"/>
                              <w:autoSpaceDN w:val="0"/>
                              <w:adjustRightInd w:val="0"/>
                              <w:rPr>
                                <w:rFonts w:ascii="Arial" w:hAnsi="Arial" w:cs="Arial"/>
                                <w:iCs/>
                                <w:color w:val="5C666C"/>
                                <w:sz w:val="34"/>
                                <w:szCs w:val="34"/>
                                <w:lang w:val="en-GB"/>
                              </w:rPr>
                            </w:pPr>
                            <w:r w:rsidRPr="008D01E0">
                              <w:rPr>
                                <w:rFonts w:ascii="Arial" w:hAnsi="Arial" w:cs="Arial"/>
                                <w:iCs/>
                                <w:color w:val="5C666C"/>
                                <w:sz w:val="34"/>
                                <w:szCs w:val="34"/>
                                <w:lang w:val="en-GB"/>
                              </w:rPr>
                              <w:t xml:space="preserve">Understanding purchasing </w:t>
                            </w:r>
                            <w:r w:rsidR="008D1137" w:rsidRPr="008D01E0">
                              <w:rPr>
                                <w:rFonts w:ascii="Arial" w:hAnsi="Arial" w:cs="Arial"/>
                                <w:iCs/>
                                <w:color w:val="5C666C"/>
                                <w:sz w:val="34"/>
                                <w:szCs w:val="34"/>
                                <w:lang w:val="en-GB"/>
                              </w:rPr>
                              <w:t>behaviour</w:t>
                            </w:r>
                            <w:r w:rsidRPr="008D01E0">
                              <w:rPr>
                                <w:rFonts w:ascii="Arial" w:hAnsi="Arial" w:cs="Arial"/>
                                <w:iCs/>
                                <w:color w:val="5C666C"/>
                                <w:sz w:val="34"/>
                                <w:szCs w:val="34"/>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1A0EB" id="Rectangle 59" o:spid="_x0000_s1028" style="position:absolute;margin-left:124.85pt;margin-top:18.5pt;width:348.95pt;height: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" filled="f" fillcolor="#bbe0e3" stroked="f">
                <v:path arrowok="t"/>
                <v:textbox inset="0,0,0,0">
                  <w:txbxContent>
                    <w:p w14:paraId="6E118667" w14:textId="261AB4E1" w:rsidR="00FD6BA8" w:rsidRPr="00B4599F" w:rsidRDefault="002E3785" w:rsidP="00940100">
                      <w:pPr>
                        <w:autoSpaceDE w:val="0"/>
                        <w:autoSpaceDN w:val="0"/>
                        <w:adjustRightInd w:val="0"/>
                        <w:rPr>
                          <w:rFonts w:ascii="Arial" w:hAnsi="Arial" w:cs="Arial"/>
                          <w:b/>
                          <w:bCs/>
                          <w:iCs/>
                          <w:color w:val="5C666C"/>
                          <w:sz w:val="34"/>
                          <w:szCs w:val="34"/>
                          <w:lang w:val="en-GB"/>
                        </w:rPr>
                      </w:pPr>
                      <w:r w:rsidRPr="002E3785">
                        <w:rPr>
                          <w:rFonts w:ascii="Arial" w:hAnsi="Arial" w:cs="Arial"/>
                          <w:b/>
                          <w:bCs/>
                          <w:iCs/>
                          <w:color w:val="5C666C"/>
                          <w:sz w:val="34"/>
                          <w:szCs w:val="34"/>
                          <w:lang w:val="en-GB"/>
                        </w:rPr>
                        <w:t>Instacart</w:t>
                      </w:r>
                      <w:r>
                        <w:rPr>
                          <w:rFonts w:ascii="Arial" w:hAnsi="Arial" w:cs="Arial"/>
                          <w:b/>
                          <w:bCs/>
                          <w:iCs/>
                          <w:color w:val="5C666C"/>
                          <w:sz w:val="34"/>
                          <w:szCs w:val="34"/>
                          <w:lang w:val="en-GB"/>
                        </w:rPr>
                        <w:t>,</w:t>
                      </w:r>
                      <w:r w:rsidRPr="002E3785">
                        <w:rPr>
                          <w:rFonts w:ascii="Arial" w:hAnsi="Arial" w:cs="Arial"/>
                          <w:b/>
                          <w:bCs/>
                          <w:iCs/>
                          <w:color w:val="5C666C"/>
                          <w:sz w:val="34"/>
                          <w:szCs w:val="34"/>
                          <w:lang w:val="en-GB"/>
                        </w:rPr>
                        <w:t xml:space="preserve"> Market Basket Analysis </w:t>
                      </w:r>
                    </w:p>
                    <w:p w14:paraId="482FADDE" w14:textId="1885455C" w:rsidR="00940100" w:rsidRPr="008D01E0" w:rsidRDefault="008D01E0" w:rsidP="00A03169">
                      <w:pPr>
                        <w:autoSpaceDE w:val="0"/>
                        <w:autoSpaceDN w:val="0"/>
                        <w:adjustRightInd w:val="0"/>
                        <w:rPr>
                          <w:rFonts w:ascii="Arial" w:hAnsi="Arial" w:cs="Arial"/>
                          <w:iCs/>
                          <w:color w:val="5C666C"/>
                          <w:sz w:val="34"/>
                          <w:szCs w:val="34"/>
                          <w:lang w:val="en-GB"/>
                        </w:rPr>
                      </w:pPr>
                      <w:r w:rsidRPr="008D01E0">
                        <w:rPr>
                          <w:rFonts w:ascii="Arial" w:hAnsi="Arial" w:cs="Arial"/>
                          <w:iCs/>
                          <w:color w:val="5C666C"/>
                          <w:sz w:val="34"/>
                          <w:szCs w:val="34"/>
                          <w:lang w:val="en-GB"/>
                        </w:rPr>
                        <w:t xml:space="preserve">Understanding purchasing </w:t>
                      </w:r>
                      <w:r w:rsidR="008D1137" w:rsidRPr="008D01E0">
                        <w:rPr>
                          <w:rFonts w:ascii="Arial" w:hAnsi="Arial" w:cs="Arial"/>
                          <w:iCs/>
                          <w:color w:val="5C666C"/>
                          <w:sz w:val="34"/>
                          <w:szCs w:val="34"/>
                          <w:lang w:val="en-GB"/>
                        </w:rPr>
                        <w:t>behaviour</w:t>
                      </w:r>
                      <w:r w:rsidRPr="008D01E0">
                        <w:rPr>
                          <w:rFonts w:ascii="Arial" w:hAnsi="Arial" w:cs="Arial"/>
                          <w:iCs/>
                          <w:color w:val="5C666C"/>
                          <w:sz w:val="34"/>
                          <w:szCs w:val="34"/>
                          <w:lang w:val="en-GB"/>
                        </w:rPr>
                        <w:t xml:space="preserve"> </w:t>
                      </w:r>
                    </w:p>
                  </w:txbxContent>
                </v:textbox>
              </v:rect>
            </w:pict>
          </mc:Fallback>
        </mc:AlternateContent>
      </w:r>
      <w:r w:rsidR="00940100" w:rsidRPr="00ED1FC4">
        <w:rPr>
          <w:rFonts w:ascii="Arial" w:hAnsi="Arial" w:cs="Arial"/>
          <w:lang w:eastAsia="pt-PT"/>
        </w:rPr>
        <w:tab/>
      </w:r>
    </w:p>
    <w:p w14:paraId="760AFC50" w14:textId="4399B226" w:rsidR="00940100" w:rsidRPr="00ED1FC4" w:rsidRDefault="00940100" w:rsidP="00940100">
      <w:pPr>
        <w:rPr>
          <w:rFonts w:ascii="Arial" w:hAnsi="Arial" w:cs="Arial"/>
          <w:lang w:eastAsia="pt-PT"/>
        </w:rPr>
      </w:pPr>
    </w:p>
    <w:p w14:paraId="1E7E7F60" w14:textId="23930266" w:rsidR="00940100" w:rsidRPr="00ED1FC4" w:rsidRDefault="00940100" w:rsidP="00940100">
      <w:pPr>
        <w:rPr>
          <w:rFonts w:ascii="Arial" w:hAnsi="Arial" w:cs="Arial"/>
          <w:lang w:eastAsia="pt-PT"/>
        </w:rPr>
      </w:pPr>
    </w:p>
    <w:p w14:paraId="75E95885" w14:textId="0C73CED6" w:rsidR="00940100" w:rsidRPr="00ED1FC4" w:rsidRDefault="00940100" w:rsidP="00940100">
      <w:pPr>
        <w:rPr>
          <w:rFonts w:ascii="Arial" w:hAnsi="Arial" w:cs="Arial"/>
          <w:lang w:eastAsia="pt-PT"/>
        </w:rPr>
      </w:pPr>
    </w:p>
    <w:p w14:paraId="13F5CD92" w14:textId="56BC1608" w:rsidR="00940100" w:rsidRPr="00ED1FC4" w:rsidRDefault="00940100" w:rsidP="00940100">
      <w:pPr>
        <w:rPr>
          <w:rFonts w:ascii="Arial" w:hAnsi="Arial" w:cs="Arial"/>
          <w:lang w:eastAsia="pt-PT"/>
        </w:rPr>
      </w:pPr>
    </w:p>
    <w:p w14:paraId="57DC1934" w14:textId="19BD36EE" w:rsidR="00940100" w:rsidRPr="00ED1FC4" w:rsidRDefault="00940100" w:rsidP="00940100">
      <w:pPr>
        <w:rPr>
          <w:rFonts w:ascii="Arial" w:hAnsi="Arial" w:cs="Arial"/>
          <w:lang w:eastAsia="pt-PT"/>
        </w:rPr>
      </w:pPr>
    </w:p>
    <w:p w14:paraId="31BFBE74" w14:textId="6BE74CE2" w:rsidR="00940100" w:rsidRPr="00ED1FC4" w:rsidRDefault="00940100" w:rsidP="00940100">
      <w:pPr>
        <w:rPr>
          <w:rFonts w:ascii="Arial" w:hAnsi="Arial" w:cs="Arial"/>
          <w:lang w:eastAsia="pt-PT"/>
        </w:rPr>
      </w:pPr>
    </w:p>
    <w:p w14:paraId="23FA2476" w14:textId="08A622BA" w:rsidR="00940100" w:rsidRPr="00ED1FC4" w:rsidRDefault="00B4599F" w:rsidP="00940100">
      <w:pPr>
        <w:rPr>
          <w:rFonts w:ascii="Arial" w:hAnsi="Arial" w:cs="Arial"/>
          <w:lang w:eastAsia="pt-PT"/>
        </w:rPr>
      </w:pPr>
      <w:r w:rsidRPr="00ED1FC4">
        <w:rPr>
          <w:rFonts w:ascii="Arial" w:hAnsi="Arial" w:cs="Arial"/>
          <w:noProof/>
        </w:rPr>
        <mc:AlternateContent>
          <mc:Choice Requires="wps">
            <w:drawing>
              <wp:anchor distT="0" distB="0" distL="114300" distR="114300" simplePos="0" relativeHeight="251658242" behindDoc="0" locked="0" layoutInCell="1" allowOverlap="1" wp14:anchorId="2EABC4D5" wp14:editId="1D46BCE1">
                <wp:simplePos x="0" y="0"/>
                <wp:positionH relativeFrom="column">
                  <wp:posOffset>1637665</wp:posOffset>
                </wp:positionH>
                <wp:positionV relativeFrom="paragraph">
                  <wp:posOffset>162560</wp:posOffset>
                </wp:positionV>
                <wp:extent cx="4431665" cy="268605"/>
                <wp:effectExtent l="0" t="0" r="0" b="0"/>
                <wp:wrapNone/>
                <wp:docPr id="7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8D2" w14:textId="7748FA76" w:rsidR="00940100" w:rsidRPr="00407941" w:rsidRDefault="00424196" w:rsidP="00940100">
                            <w:pPr>
                              <w:autoSpaceDE w:val="0"/>
                              <w:autoSpaceDN w:val="0"/>
                              <w:adjustRightInd w:val="0"/>
                              <w:rPr>
                                <w:rFonts w:cs="Calibri"/>
                                <w:bCs/>
                                <w:i/>
                                <w:iCs/>
                                <w:color w:val="AEB3B2"/>
                                <w:sz w:val="28"/>
                                <w:szCs w:val="28"/>
                              </w:rPr>
                            </w:pPr>
                            <w:r>
                              <w:rPr>
                                <w:rFonts w:cs="Calibri"/>
                                <w:bCs/>
                                <w:iCs/>
                                <w:color w:val="AEB3B2"/>
                                <w:sz w:val="32"/>
                                <w:szCs w:val="32"/>
                              </w:rPr>
                              <w:t>Group 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BC4D5" id="Rectangle 61" o:spid="_x0000_s1029" style="position:absolute;margin-left:128.95pt;margin-top:12.8pt;width:348.95pt;height:21.1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" filled="f" fillcolor="#bbe0e3" stroked="f">
                <v:path arrowok="t"/>
                <v:textbox inset="0,0,0,0">
                  <w:txbxContent>
                    <w:p w14:paraId="47CF78D2" w14:textId="7748FA76" w:rsidR="00940100" w:rsidRPr="00407941" w:rsidRDefault="00424196" w:rsidP="00940100">
                      <w:pPr>
                        <w:autoSpaceDE w:val="0"/>
                        <w:autoSpaceDN w:val="0"/>
                        <w:adjustRightInd w:val="0"/>
                        <w:rPr>
                          <w:rFonts w:cs="Calibri"/>
                          <w:bCs/>
                          <w:i/>
                          <w:iCs/>
                          <w:color w:val="AEB3B2"/>
                          <w:sz w:val="28"/>
                          <w:szCs w:val="28"/>
                        </w:rPr>
                      </w:pPr>
                      <w:r>
                        <w:rPr>
                          <w:rFonts w:cs="Calibri"/>
                          <w:bCs/>
                          <w:iCs/>
                          <w:color w:val="AEB3B2"/>
                          <w:sz w:val="32"/>
                          <w:szCs w:val="32"/>
                        </w:rPr>
                        <w:t>Group Y</w:t>
                      </w:r>
                    </w:p>
                  </w:txbxContent>
                </v:textbox>
              </v:rect>
            </w:pict>
          </mc:Fallback>
        </mc:AlternateContent>
      </w:r>
    </w:p>
    <w:p w14:paraId="4E557ECF" w14:textId="7EEF9AA2" w:rsidR="00940100" w:rsidRPr="00ED1FC4" w:rsidRDefault="00940100" w:rsidP="00940100">
      <w:pPr>
        <w:rPr>
          <w:rFonts w:ascii="Arial" w:hAnsi="Arial" w:cs="Arial"/>
          <w:lang w:eastAsia="pt-PT"/>
        </w:rPr>
      </w:pPr>
    </w:p>
    <w:p w14:paraId="40EEB107" w14:textId="641CD29A" w:rsidR="00940100" w:rsidRPr="00ED1FC4" w:rsidRDefault="00B4599F" w:rsidP="00940100">
      <w:pPr>
        <w:rPr>
          <w:rFonts w:ascii="Arial" w:hAnsi="Arial" w:cs="Arial"/>
          <w:lang w:eastAsia="pt-PT"/>
        </w:rPr>
      </w:pPr>
      <w:r w:rsidRPr="00ED1FC4">
        <w:rPr>
          <w:rFonts w:ascii="Arial" w:hAnsi="Arial" w:cs="Arial"/>
          <w:noProof/>
        </w:rPr>
        <mc:AlternateContent>
          <mc:Choice Requires="wps">
            <w:drawing>
              <wp:anchor distT="0" distB="0" distL="114300" distR="114300" simplePos="0" relativeHeight="251658241" behindDoc="0" locked="0" layoutInCell="1" allowOverlap="1" wp14:anchorId="4D33AD07" wp14:editId="3DC8BF62">
                <wp:simplePos x="0" y="0"/>
                <wp:positionH relativeFrom="column">
                  <wp:posOffset>1597660</wp:posOffset>
                </wp:positionH>
                <wp:positionV relativeFrom="paragraph">
                  <wp:posOffset>13335</wp:posOffset>
                </wp:positionV>
                <wp:extent cx="4431665" cy="1647731"/>
                <wp:effectExtent l="0" t="0" r="635" b="3810"/>
                <wp:wrapNone/>
                <wp:docPr id="7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16477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0B0F8" w14:textId="22487D84"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João César (20200669)</w:t>
                            </w:r>
                          </w:p>
                          <w:p w14:paraId="60E7DDE2" w14:textId="77777777"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João Henriques (20200670)</w:t>
                            </w:r>
                          </w:p>
                          <w:p w14:paraId="79742975" w14:textId="028F897C"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Pedro Sancho Vivas de Castro (20200132)</w:t>
                            </w:r>
                          </w:p>
                          <w:p w14:paraId="768F5BB7" w14:textId="157FAD0A" w:rsidR="009D7AA6" w:rsidRPr="00D44762" w:rsidRDefault="00D44762" w:rsidP="00D44762">
                            <w:pPr>
                              <w:autoSpaceDE w:val="0"/>
                              <w:autoSpaceDN w:val="0"/>
                              <w:adjustRightInd w:val="0"/>
                              <w:rPr>
                                <w:rFonts w:ascii="Arial" w:hAnsi="Arial" w:cs="Arial"/>
                                <w:color w:val="404040" w:themeColor="text1" w:themeTint="BF"/>
                                <w:sz w:val="30"/>
                                <w:szCs w:val="30"/>
                              </w:rPr>
                            </w:pPr>
                            <w:r w:rsidRPr="00D44762">
                              <w:rPr>
                                <w:rFonts w:ascii="Arial" w:hAnsi="Arial" w:cs="Arial"/>
                                <w:color w:val="404040" w:themeColor="text1" w:themeTint="BF"/>
                                <w:sz w:val="30"/>
                                <w:szCs w:val="30"/>
                              </w:rPr>
                              <w:t>Vilmar Bussolaro (20200268)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3AD07" id="Rectangle 60" o:spid="_x0000_s1030" style="position:absolute;margin-left:125.8pt;margin-top:1.05pt;width:348.95pt;height:129.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" filled="f" fillcolor="#bbe0e3" stroked="f">
                <v:path arrowok="t"/>
                <v:textbox inset="0,0,0,0">
                  <w:txbxContent>
                    <w:p w14:paraId="25A0B0F8" w14:textId="22487D84"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João César (20200669)</w:t>
                      </w:r>
                    </w:p>
                    <w:p w14:paraId="60E7DDE2" w14:textId="77777777"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João Henriques (20200670)</w:t>
                      </w:r>
                    </w:p>
                    <w:p w14:paraId="79742975" w14:textId="028F897C"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Pedro Sancho Vivas de Castro (20200132)</w:t>
                      </w:r>
                    </w:p>
                    <w:p w14:paraId="768F5BB7" w14:textId="157FAD0A" w:rsidR="009D7AA6" w:rsidRPr="00D44762" w:rsidRDefault="00D44762" w:rsidP="00D44762">
                      <w:pPr>
                        <w:autoSpaceDE w:val="0"/>
                        <w:autoSpaceDN w:val="0"/>
                        <w:adjustRightInd w:val="0"/>
                        <w:rPr>
                          <w:rFonts w:ascii="Arial" w:hAnsi="Arial" w:cs="Arial"/>
                          <w:color w:val="404040" w:themeColor="text1" w:themeTint="BF"/>
                          <w:sz w:val="30"/>
                          <w:szCs w:val="30"/>
                        </w:rPr>
                      </w:pPr>
                      <w:r w:rsidRPr="00D44762">
                        <w:rPr>
                          <w:rFonts w:ascii="Arial" w:hAnsi="Arial" w:cs="Arial"/>
                          <w:color w:val="404040" w:themeColor="text1" w:themeTint="BF"/>
                          <w:sz w:val="30"/>
                          <w:szCs w:val="30"/>
                        </w:rPr>
                        <w:t>Vilmar Bussolaro (20200268)</w:t>
                      </w:r>
                    </w:p>
                  </w:txbxContent>
                </v:textbox>
              </v:rect>
            </w:pict>
          </mc:Fallback>
        </mc:AlternateContent>
      </w:r>
    </w:p>
    <w:p w14:paraId="200A2D9D" w14:textId="77777777" w:rsidR="00940100" w:rsidRPr="00ED1FC4" w:rsidRDefault="00940100" w:rsidP="00940100">
      <w:pPr>
        <w:rPr>
          <w:rFonts w:ascii="Arial" w:hAnsi="Arial" w:cs="Arial"/>
          <w:lang w:eastAsia="pt-PT"/>
        </w:rPr>
      </w:pPr>
    </w:p>
    <w:p w14:paraId="4184B23B" w14:textId="77777777" w:rsidR="00940100" w:rsidRPr="00ED1FC4" w:rsidRDefault="00940100" w:rsidP="00940100">
      <w:pPr>
        <w:rPr>
          <w:rFonts w:ascii="Arial" w:hAnsi="Arial" w:cs="Arial"/>
          <w:lang w:eastAsia="pt-PT"/>
        </w:rPr>
      </w:pPr>
    </w:p>
    <w:p w14:paraId="1AB6653E" w14:textId="6E47F357" w:rsidR="00940100" w:rsidRPr="00ED1FC4" w:rsidRDefault="00940100" w:rsidP="00940100">
      <w:pPr>
        <w:rPr>
          <w:rFonts w:ascii="Arial" w:hAnsi="Arial" w:cs="Arial"/>
          <w:lang w:eastAsia="pt-PT"/>
        </w:rPr>
      </w:pPr>
    </w:p>
    <w:p w14:paraId="6256ACE6" w14:textId="0FC33314" w:rsidR="00940100" w:rsidRPr="00ED1FC4" w:rsidRDefault="00940100" w:rsidP="00940100">
      <w:pPr>
        <w:rPr>
          <w:rFonts w:ascii="Arial" w:hAnsi="Arial" w:cs="Arial"/>
          <w:lang w:eastAsia="pt-PT"/>
        </w:rPr>
      </w:pPr>
    </w:p>
    <w:p w14:paraId="3233E84B" w14:textId="309B1E17" w:rsidR="00940100" w:rsidRPr="00ED1FC4" w:rsidRDefault="00940100" w:rsidP="00940100">
      <w:pPr>
        <w:rPr>
          <w:rFonts w:ascii="Arial" w:hAnsi="Arial" w:cs="Arial"/>
          <w:lang w:eastAsia="pt-PT"/>
        </w:rPr>
      </w:pPr>
    </w:p>
    <w:p w14:paraId="0C635EF0" w14:textId="68F44F77" w:rsidR="00940100" w:rsidRPr="00ED1FC4" w:rsidRDefault="00940100" w:rsidP="00940100">
      <w:pPr>
        <w:rPr>
          <w:rFonts w:ascii="Arial" w:hAnsi="Arial" w:cs="Arial"/>
          <w:lang w:eastAsia="pt-PT"/>
        </w:rPr>
      </w:pPr>
    </w:p>
    <w:p w14:paraId="5B3DE0EC" w14:textId="760A53B1" w:rsidR="00940100" w:rsidRPr="00ED1FC4" w:rsidRDefault="00940100" w:rsidP="00940100">
      <w:pPr>
        <w:rPr>
          <w:rFonts w:ascii="Arial" w:hAnsi="Arial" w:cs="Arial"/>
          <w:lang w:eastAsia="pt-PT"/>
        </w:rPr>
      </w:pPr>
    </w:p>
    <w:p w14:paraId="6FEA9F5D" w14:textId="05399F7F" w:rsidR="00940100" w:rsidRPr="00ED1FC4" w:rsidRDefault="00B4599F" w:rsidP="00940100">
      <w:pPr>
        <w:rPr>
          <w:rFonts w:ascii="Arial" w:hAnsi="Arial" w:cs="Arial"/>
          <w:lang w:eastAsia="pt-PT"/>
        </w:rPr>
      </w:pPr>
      <w:r w:rsidRPr="00ED1FC4">
        <w:rPr>
          <w:rFonts w:ascii="Arial" w:hAnsi="Arial" w:cs="Arial"/>
          <w:noProof/>
        </w:rPr>
        <mc:AlternateContent>
          <mc:Choice Requires="wps">
            <w:drawing>
              <wp:anchor distT="0" distB="0" distL="114300" distR="114300" simplePos="0" relativeHeight="251658243" behindDoc="0" locked="0" layoutInCell="1" allowOverlap="1" wp14:anchorId="57F9745D" wp14:editId="5962F38F">
                <wp:simplePos x="0" y="0"/>
                <wp:positionH relativeFrom="column">
                  <wp:posOffset>1595120</wp:posOffset>
                </wp:positionH>
                <wp:positionV relativeFrom="paragraph">
                  <wp:posOffset>154940</wp:posOffset>
                </wp:positionV>
                <wp:extent cx="4431665" cy="249555"/>
                <wp:effectExtent l="0" t="0" r="6985" b="17145"/>
                <wp:wrapNone/>
                <wp:docPr id="7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2495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E2AB3" w14:textId="6A6687E1" w:rsidR="00746EDA" w:rsidRPr="00B4599F" w:rsidRDefault="00D972A1" w:rsidP="00B4599F">
                            <w:pPr>
                              <w:autoSpaceDE w:val="0"/>
                              <w:autoSpaceDN w:val="0"/>
                              <w:adjustRightInd w:val="0"/>
                              <w:rPr>
                                <w:rFonts w:ascii="Arial" w:hAnsi="Arial" w:cs="Arial"/>
                                <w:color w:val="5C666C"/>
                                <w:sz w:val="28"/>
                                <w:szCs w:val="30"/>
                              </w:rPr>
                            </w:pPr>
                            <w:proofErr w:type="spellStart"/>
                            <w:r>
                              <w:rPr>
                                <w:rFonts w:ascii="Arial" w:hAnsi="Arial" w:cs="Arial"/>
                                <w:color w:val="5C666C"/>
                                <w:sz w:val="28"/>
                                <w:szCs w:val="30"/>
                              </w:rPr>
                              <w:t>April</w:t>
                            </w:r>
                            <w:proofErr w:type="spellEnd"/>
                            <w:r w:rsidR="001A3D7F">
                              <w:rPr>
                                <w:rFonts w:ascii="Arial" w:hAnsi="Arial" w:cs="Arial"/>
                                <w:color w:val="5C666C"/>
                                <w:sz w:val="28"/>
                                <w:szCs w:val="30"/>
                              </w:rPr>
                              <w:t xml:space="preserve"> </w:t>
                            </w:r>
                            <w:r w:rsidR="001A3D7F" w:rsidRPr="00B4599F">
                              <w:rPr>
                                <w:rFonts w:ascii="Arial" w:hAnsi="Arial" w:cs="Arial"/>
                                <w:color w:val="5C666C"/>
                                <w:sz w:val="28"/>
                                <w:szCs w:val="30"/>
                              </w:rPr>
                              <w:t>1</w:t>
                            </w:r>
                            <w:r w:rsidR="007740DF">
                              <w:rPr>
                                <w:rFonts w:ascii="Arial" w:hAnsi="Arial" w:cs="Arial"/>
                                <w:color w:val="5C666C"/>
                                <w:sz w:val="28"/>
                                <w:szCs w:val="30"/>
                              </w:rPr>
                              <w:t>9</w:t>
                            </w:r>
                            <w:r w:rsidR="001A3D7F" w:rsidRPr="00B4599F">
                              <w:rPr>
                                <w:rFonts w:ascii="Arial" w:hAnsi="Arial" w:cs="Arial"/>
                                <w:color w:val="5C666C"/>
                                <w:sz w:val="28"/>
                                <w:szCs w:val="30"/>
                                <w:vertAlign w:val="superscript"/>
                              </w:rPr>
                              <w:t>t</w:t>
                            </w:r>
                            <w:r w:rsidR="001A3D7F">
                              <w:rPr>
                                <w:rFonts w:ascii="Arial" w:hAnsi="Arial" w:cs="Arial"/>
                                <w:color w:val="5C666C"/>
                                <w:sz w:val="28"/>
                                <w:szCs w:val="30"/>
                                <w:vertAlign w:val="superscript"/>
                              </w:rPr>
                              <w:t>h</w:t>
                            </w:r>
                            <w:r w:rsidR="00746EDA" w:rsidRPr="00B4599F">
                              <w:rPr>
                                <w:rFonts w:ascii="Arial" w:hAnsi="Arial" w:cs="Arial"/>
                                <w:color w:val="5C666C"/>
                                <w:sz w:val="28"/>
                                <w:szCs w:val="30"/>
                              </w:rPr>
                              <w:t xml:space="preserve">, </w:t>
                            </w:r>
                            <w:r w:rsidR="00424196" w:rsidRPr="00B4599F">
                              <w:rPr>
                                <w:rFonts w:ascii="Arial" w:hAnsi="Arial" w:cs="Arial"/>
                                <w:color w:val="5C666C"/>
                                <w:sz w:val="28"/>
                                <w:szCs w:val="30"/>
                              </w:rPr>
                              <w:t>2021</w:t>
                            </w:r>
                          </w:p>
                          <w:p w14:paraId="0E78DB04" w14:textId="77777777" w:rsidR="00940100" w:rsidRPr="00B4599F" w:rsidRDefault="00940100" w:rsidP="00B4599F">
                            <w:pPr>
                              <w:autoSpaceDE w:val="0"/>
                              <w:autoSpaceDN w:val="0"/>
                              <w:adjustRightInd w:val="0"/>
                              <w:rPr>
                                <w:rFonts w:ascii="Arial" w:hAnsi="Arial" w:cs="Arial"/>
                                <w:color w:val="5C666C"/>
                                <w:sz w:val="28"/>
                                <w:szCs w:val="30"/>
                              </w:rPr>
                            </w:pPr>
                          </w:p>
                          <w:p w14:paraId="4D76CE97" w14:textId="77777777" w:rsidR="00940100" w:rsidRPr="00B4599F" w:rsidRDefault="00940100" w:rsidP="00B4599F">
                            <w:pPr>
                              <w:autoSpaceDE w:val="0"/>
                              <w:autoSpaceDN w:val="0"/>
                              <w:adjustRightInd w:val="0"/>
                              <w:rPr>
                                <w:rFonts w:ascii="Arial" w:hAnsi="Arial" w:cs="Arial"/>
                                <w:color w:val="5C666C"/>
                                <w:sz w:val="28"/>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9745D" id="Rectangle 58" o:spid="_x0000_s1031" style="position:absolute;margin-left:125.6pt;margin-top:12.2pt;width:348.95pt;height:19.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" filled="f" fillcolor="#bbe0e3" stroked="f">
                <v:path arrowok="t"/>
                <v:textbox inset="0,0,0,0">
                  <w:txbxContent>
                    <w:p w14:paraId="04BE2AB3" w14:textId="6A6687E1" w:rsidR="00746EDA" w:rsidRPr="00B4599F" w:rsidRDefault="00D972A1" w:rsidP="00B4599F">
                      <w:pPr>
                        <w:autoSpaceDE w:val="0"/>
                        <w:autoSpaceDN w:val="0"/>
                        <w:adjustRightInd w:val="0"/>
                        <w:rPr>
                          <w:rFonts w:ascii="Arial" w:hAnsi="Arial" w:cs="Arial"/>
                          <w:color w:val="5C666C"/>
                          <w:sz w:val="28"/>
                          <w:szCs w:val="30"/>
                        </w:rPr>
                      </w:pPr>
                      <w:proofErr w:type="spellStart"/>
                      <w:r>
                        <w:rPr>
                          <w:rFonts w:ascii="Arial" w:hAnsi="Arial" w:cs="Arial"/>
                          <w:color w:val="5C666C"/>
                          <w:sz w:val="28"/>
                          <w:szCs w:val="30"/>
                        </w:rPr>
                        <w:t>April</w:t>
                      </w:r>
                      <w:proofErr w:type="spellEnd"/>
                      <w:r w:rsidR="001A3D7F">
                        <w:rPr>
                          <w:rFonts w:ascii="Arial" w:hAnsi="Arial" w:cs="Arial"/>
                          <w:color w:val="5C666C"/>
                          <w:sz w:val="28"/>
                          <w:szCs w:val="30"/>
                        </w:rPr>
                        <w:t xml:space="preserve"> </w:t>
                      </w:r>
                      <w:r w:rsidR="001A3D7F" w:rsidRPr="00B4599F">
                        <w:rPr>
                          <w:rFonts w:ascii="Arial" w:hAnsi="Arial" w:cs="Arial"/>
                          <w:color w:val="5C666C"/>
                          <w:sz w:val="28"/>
                          <w:szCs w:val="30"/>
                        </w:rPr>
                        <w:t>1</w:t>
                      </w:r>
                      <w:r w:rsidR="007740DF">
                        <w:rPr>
                          <w:rFonts w:ascii="Arial" w:hAnsi="Arial" w:cs="Arial"/>
                          <w:color w:val="5C666C"/>
                          <w:sz w:val="28"/>
                          <w:szCs w:val="30"/>
                        </w:rPr>
                        <w:t>9</w:t>
                      </w:r>
                      <w:r w:rsidR="001A3D7F" w:rsidRPr="00B4599F">
                        <w:rPr>
                          <w:rFonts w:ascii="Arial" w:hAnsi="Arial" w:cs="Arial"/>
                          <w:color w:val="5C666C"/>
                          <w:sz w:val="28"/>
                          <w:szCs w:val="30"/>
                          <w:vertAlign w:val="superscript"/>
                        </w:rPr>
                        <w:t>t</w:t>
                      </w:r>
                      <w:r w:rsidR="001A3D7F">
                        <w:rPr>
                          <w:rFonts w:ascii="Arial" w:hAnsi="Arial" w:cs="Arial"/>
                          <w:color w:val="5C666C"/>
                          <w:sz w:val="28"/>
                          <w:szCs w:val="30"/>
                          <w:vertAlign w:val="superscript"/>
                        </w:rPr>
                        <w:t>h</w:t>
                      </w:r>
                      <w:r w:rsidR="00746EDA" w:rsidRPr="00B4599F">
                        <w:rPr>
                          <w:rFonts w:ascii="Arial" w:hAnsi="Arial" w:cs="Arial"/>
                          <w:color w:val="5C666C"/>
                          <w:sz w:val="28"/>
                          <w:szCs w:val="30"/>
                        </w:rPr>
                        <w:t xml:space="preserve">, </w:t>
                      </w:r>
                      <w:r w:rsidR="00424196" w:rsidRPr="00B4599F">
                        <w:rPr>
                          <w:rFonts w:ascii="Arial" w:hAnsi="Arial" w:cs="Arial"/>
                          <w:color w:val="5C666C"/>
                          <w:sz w:val="28"/>
                          <w:szCs w:val="30"/>
                        </w:rPr>
                        <w:t>2021</w:t>
                      </w:r>
                    </w:p>
                    <w:p w14:paraId="0E78DB04" w14:textId="77777777" w:rsidR="00940100" w:rsidRPr="00B4599F" w:rsidRDefault="00940100" w:rsidP="00B4599F">
                      <w:pPr>
                        <w:autoSpaceDE w:val="0"/>
                        <w:autoSpaceDN w:val="0"/>
                        <w:adjustRightInd w:val="0"/>
                        <w:rPr>
                          <w:rFonts w:ascii="Arial" w:hAnsi="Arial" w:cs="Arial"/>
                          <w:color w:val="5C666C"/>
                          <w:sz w:val="28"/>
                          <w:szCs w:val="30"/>
                        </w:rPr>
                      </w:pPr>
                    </w:p>
                    <w:p w14:paraId="4D76CE97" w14:textId="77777777" w:rsidR="00940100" w:rsidRPr="00B4599F" w:rsidRDefault="00940100" w:rsidP="00B4599F">
                      <w:pPr>
                        <w:autoSpaceDE w:val="0"/>
                        <w:autoSpaceDN w:val="0"/>
                        <w:adjustRightInd w:val="0"/>
                        <w:rPr>
                          <w:rFonts w:ascii="Arial" w:hAnsi="Arial" w:cs="Arial"/>
                          <w:color w:val="5C666C"/>
                          <w:sz w:val="28"/>
                          <w:szCs w:val="30"/>
                        </w:rPr>
                      </w:pPr>
                    </w:p>
                  </w:txbxContent>
                </v:textbox>
              </v:rect>
            </w:pict>
          </mc:Fallback>
        </mc:AlternateContent>
      </w:r>
    </w:p>
    <w:p w14:paraId="16F0A6A1" w14:textId="77777777" w:rsidR="00940100" w:rsidRPr="00ED1FC4" w:rsidRDefault="00940100" w:rsidP="00940100">
      <w:pPr>
        <w:tabs>
          <w:tab w:val="left" w:pos="7073"/>
        </w:tabs>
        <w:rPr>
          <w:rFonts w:ascii="Arial" w:hAnsi="Arial" w:cs="Arial"/>
          <w:lang w:eastAsia="pt-PT"/>
        </w:rPr>
      </w:pPr>
      <w:r w:rsidRPr="00ED1FC4">
        <w:rPr>
          <w:rFonts w:ascii="Arial" w:hAnsi="Arial" w:cs="Arial"/>
          <w:lang w:eastAsia="pt-PT"/>
        </w:rPr>
        <w:tab/>
      </w:r>
    </w:p>
    <w:p w14:paraId="29351B13" w14:textId="77777777" w:rsidR="00940100" w:rsidRPr="00ED1FC4" w:rsidRDefault="00940100" w:rsidP="00940100">
      <w:pPr>
        <w:rPr>
          <w:rFonts w:ascii="Arial" w:hAnsi="Arial" w:cs="Arial"/>
          <w:lang w:eastAsia="pt-PT"/>
        </w:rPr>
      </w:pPr>
    </w:p>
    <w:p w14:paraId="755C5E4C" w14:textId="0D777E4E" w:rsidR="00940100" w:rsidRPr="00ED1FC4" w:rsidRDefault="003E6C69" w:rsidP="00940100">
      <w:pPr>
        <w:pStyle w:val="Ttulos"/>
        <w:rPr>
          <w:rFonts w:ascii="Arial" w:hAnsi="Arial" w:cs="Arial"/>
        </w:rPr>
      </w:pPr>
      <w:r w:rsidRPr="00ED1FC4">
        <w:rPr>
          <w:rFonts w:ascii="Arial" w:hAnsi="Arial" w:cs="Arial"/>
        </w:rPr>
        <w:t>INDEX</w:t>
      </w:r>
    </w:p>
    <w:p w14:paraId="20EEEC34" w14:textId="16FE5948" w:rsidR="007D5CD2" w:rsidRDefault="003E6C69">
      <w:pPr>
        <w:pStyle w:val="TOC1"/>
        <w:rPr>
          <w:rFonts w:asciiTheme="minorHAnsi" w:eastAsiaTheme="minorEastAsia" w:hAnsiTheme="minorHAnsi" w:cstheme="minorBidi"/>
          <w:sz w:val="22"/>
          <w:szCs w:val="22"/>
          <w:lang w:val="en-GB" w:eastAsia="en-GB"/>
        </w:rPr>
      </w:pPr>
      <w:r w:rsidRPr="00ED1FC4">
        <w:rPr>
          <w:rFonts w:ascii="Arial" w:eastAsia="Calibri" w:hAnsi="Arial" w:cs="Arial"/>
        </w:rPr>
        <w:fldChar w:fldCharType="begin"/>
      </w:r>
      <w:r w:rsidRPr="00ED1FC4">
        <w:rPr>
          <w:rFonts w:ascii="Arial" w:hAnsi="Arial" w:cs="Arial"/>
          <w:szCs w:val="24"/>
        </w:rPr>
        <w:instrText xml:space="preserve"> TOC \o "1-3" \h \z \u </w:instrText>
      </w:r>
      <w:r w:rsidRPr="00ED1FC4">
        <w:rPr>
          <w:rFonts w:ascii="Arial" w:eastAsia="Calibri" w:hAnsi="Arial" w:cs="Arial"/>
        </w:rPr>
        <w:fldChar w:fldCharType="separate"/>
      </w:r>
      <w:hyperlink w:anchor="_Toc69766239" w:history="1">
        <w:r w:rsidR="007D5CD2" w:rsidRPr="00F80005">
          <w:rPr>
            <w:rStyle w:val="Hyperlink"/>
            <w:rFonts w:ascii="Arial" w:hAnsi="Arial" w:cs="Arial"/>
          </w:rPr>
          <w:t>1.</w:t>
        </w:r>
        <w:r w:rsidR="007D5CD2">
          <w:rPr>
            <w:rFonts w:asciiTheme="minorHAnsi" w:eastAsiaTheme="minorEastAsia" w:hAnsiTheme="minorHAnsi" w:cstheme="minorBidi"/>
            <w:sz w:val="22"/>
            <w:szCs w:val="22"/>
            <w:lang w:val="en-GB" w:eastAsia="en-GB"/>
          </w:rPr>
          <w:tab/>
        </w:r>
        <w:r w:rsidR="007D5CD2" w:rsidRPr="00F80005">
          <w:rPr>
            <w:rStyle w:val="Hyperlink"/>
            <w:rFonts w:ascii="Arial" w:hAnsi="Arial" w:cs="Arial"/>
          </w:rPr>
          <w:t>INTRODUCTION</w:t>
        </w:r>
        <w:r w:rsidR="007D5CD2">
          <w:rPr>
            <w:webHidden/>
          </w:rPr>
          <w:tab/>
        </w:r>
        <w:r w:rsidR="007D5CD2">
          <w:rPr>
            <w:webHidden/>
          </w:rPr>
          <w:fldChar w:fldCharType="begin"/>
        </w:r>
        <w:r w:rsidR="007D5CD2">
          <w:rPr>
            <w:webHidden/>
          </w:rPr>
          <w:instrText xml:space="preserve"> PAGEREF _Toc69766239 \h </w:instrText>
        </w:r>
        <w:r w:rsidR="007D5CD2">
          <w:rPr>
            <w:webHidden/>
          </w:rPr>
        </w:r>
        <w:r w:rsidR="007D5CD2">
          <w:rPr>
            <w:webHidden/>
          </w:rPr>
          <w:fldChar w:fldCharType="separate"/>
        </w:r>
        <w:r w:rsidR="007D5CD2">
          <w:rPr>
            <w:webHidden/>
          </w:rPr>
          <w:t>1</w:t>
        </w:r>
        <w:r w:rsidR="007D5CD2">
          <w:rPr>
            <w:webHidden/>
          </w:rPr>
          <w:fldChar w:fldCharType="end"/>
        </w:r>
      </w:hyperlink>
    </w:p>
    <w:p w14:paraId="08E84250" w14:textId="398945D8" w:rsidR="007D5CD2" w:rsidRDefault="007D5CD2">
      <w:pPr>
        <w:pStyle w:val="TOC1"/>
        <w:rPr>
          <w:rFonts w:asciiTheme="minorHAnsi" w:eastAsiaTheme="minorEastAsia" w:hAnsiTheme="minorHAnsi" w:cstheme="minorBidi"/>
          <w:sz w:val="22"/>
          <w:szCs w:val="22"/>
          <w:lang w:val="en-GB" w:eastAsia="en-GB"/>
        </w:rPr>
      </w:pPr>
      <w:hyperlink w:anchor="_Toc69766240" w:history="1">
        <w:r w:rsidRPr="00F80005">
          <w:rPr>
            <w:rStyle w:val="Hyperlink"/>
          </w:rPr>
          <w:t>2.</w:t>
        </w:r>
        <w:r>
          <w:rPr>
            <w:rFonts w:asciiTheme="minorHAnsi" w:eastAsiaTheme="minorEastAsia" w:hAnsiTheme="minorHAnsi" w:cstheme="minorBidi"/>
            <w:sz w:val="22"/>
            <w:szCs w:val="22"/>
            <w:lang w:val="en-GB" w:eastAsia="en-GB"/>
          </w:rPr>
          <w:tab/>
        </w:r>
        <w:r w:rsidRPr="00F80005">
          <w:rPr>
            <w:rStyle w:val="Hyperlink"/>
          </w:rPr>
          <w:t>BUSINESS UNDERSTANDING</w:t>
        </w:r>
        <w:r>
          <w:rPr>
            <w:webHidden/>
          </w:rPr>
          <w:tab/>
        </w:r>
        <w:r>
          <w:rPr>
            <w:webHidden/>
          </w:rPr>
          <w:fldChar w:fldCharType="begin"/>
        </w:r>
        <w:r>
          <w:rPr>
            <w:webHidden/>
          </w:rPr>
          <w:instrText xml:space="preserve"> PAGEREF _Toc69766240 \h </w:instrText>
        </w:r>
        <w:r>
          <w:rPr>
            <w:webHidden/>
          </w:rPr>
        </w:r>
        <w:r>
          <w:rPr>
            <w:webHidden/>
          </w:rPr>
          <w:fldChar w:fldCharType="separate"/>
        </w:r>
        <w:r>
          <w:rPr>
            <w:webHidden/>
          </w:rPr>
          <w:t>2</w:t>
        </w:r>
        <w:r>
          <w:rPr>
            <w:webHidden/>
          </w:rPr>
          <w:fldChar w:fldCharType="end"/>
        </w:r>
      </w:hyperlink>
    </w:p>
    <w:p w14:paraId="5144AC1C" w14:textId="686FB362" w:rsidR="007D5CD2" w:rsidRDefault="007D5CD2">
      <w:pPr>
        <w:pStyle w:val="TOC2"/>
        <w:rPr>
          <w:rFonts w:asciiTheme="minorHAnsi" w:eastAsiaTheme="minorEastAsia" w:hAnsiTheme="minorHAnsi" w:cstheme="minorBidi"/>
          <w:sz w:val="22"/>
          <w:szCs w:val="22"/>
          <w:lang w:val="en-GB" w:eastAsia="en-GB"/>
        </w:rPr>
      </w:pPr>
      <w:hyperlink w:anchor="_Toc69766241" w:history="1">
        <w:r w:rsidRPr="00F80005">
          <w:rPr>
            <w:rStyle w:val="Hyperlink"/>
            <w:rFonts w:ascii="Arial" w:hAnsi="Arial" w:cs="Arial"/>
          </w:rPr>
          <w:t>2.1.</w:t>
        </w:r>
        <w:r>
          <w:rPr>
            <w:rFonts w:asciiTheme="minorHAnsi" w:eastAsiaTheme="minorEastAsia" w:hAnsiTheme="minorHAnsi" w:cstheme="minorBidi"/>
            <w:sz w:val="22"/>
            <w:szCs w:val="22"/>
            <w:lang w:val="en-GB" w:eastAsia="en-GB"/>
          </w:rPr>
          <w:tab/>
        </w:r>
        <w:r w:rsidRPr="00F80005">
          <w:rPr>
            <w:rStyle w:val="Hyperlink"/>
            <w:rFonts w:ascii="Arial" w:hAnsi="Arial" w:cs="Arial"/>
          </w:rPr>
          <w:t>Background</w:t>
        </w:r>
        <w:r>
          <w:rPr>
            <w:webHidden/>
          </w:rPr>
          <w:tab/>
        </w:r>
        <w:r>
          <w:rPr>
            <w:webHidden/>
          </w:rPr>
          <w:fldChar w:fldCharType="begin"/>
        </w:r>
        <w:r>
          <w:rPr>
            <w:webHidden/>
          </w:rPr>
          <w:instrText xml:space="preserve"> PAGEREF _Toc69766241 \h </w:instrText>
        </w:r>
        <w:r>
          <w:rPr>
            <w:webHidden/>
          </w:rPr>
        </w:r>
        <w:r>
          <w:rPr>
            <w:webHidden/>
          </w:rPr>
          <w:fldChar w:fldCharType="separate"/>
        </w:r>
        <w:r>
          <w:rPr>
            <w:webHidden/>
          </w:rPr>
          <w:t>2</w:t>
        </w:r>
        <w:r>
          <w:rPr>
            <w:webHidden/>
          </w:rPr>
          <w:fldChar w:fldCharType="end"/>
        </w:r>
      </w:hyperlink>
    </w:p>
    <w:p w14:paraId="528B9F17" w14:textId="2DED626B" w:rsidR="007D5CD2" w:rsidRDefault="007D5CD2">
      <w:pPr>
        <w:pStyle w:val="TOC2"/>
        <w:rPr>
          <w:rFonts w:asciiTheme="minorHAnsi" w:eastAsiaTheme="minorEastAsia" w:hAnsiTheme="minorHAnsi" w:cstheme="minorBidi"/>
          <w:sz w:val="22"/>
          <w:szCs w:val="22"/>
          <w:lang w:val="en-GB" w:eastAsia="en-GB"/>
        </w:rPr>
      </w:pPr>
      <w:hyperlink w:anchor="_Toc69766242" w:history="1">
        <w:r w:rsidRPr="00F80005">
          <w:rPr>
            <w:rStyle w:val="Hyperlink"/>
            <w:rFonts w:ascii="Arial" w:hAnsi="Arial" w:cs="Arial"/>
          </w:rPr>
          <w:t>2.2.</w:t>
        </w:r>
        <w:r>
          <w:rPr>
            <w:rFonts w:asciiTheme="minorHAnsi" w:eastAsiaTheme="minorEastAsia" w:hAnsiTheme="minorHAnsi" w:cstheme="minorBidi"/>
            <w:sz w:val="22"/>
            <w:szCs w:val="22"/>
            <w:lang w:val="en-GB" w:eastAsia="en-GB"/>
          </w:rPr>
          <w:tab/>
        </w:r>
        <w:r w:rsidRPr="00F80005">
          <w:rPr>
            <w:rStyle w:val="Hyperlink"/>
            <w:rFonts w:ascii="Arial" w:hAnsi="Arial" w:cs="Arial"/>
          </w:rPr>
          <w:t>Business Objectives</w:t>
        </w:r>
        <w:r>
          <w:rPr>
            <w:webHidden/>
          </w:rPr>
          <w:tab/>
        </w:r>
        <w:r>
          <w:rPr>
            <w:webHidden/>
          </w:rPr>
          <w:fldChar w:fldCharType="begin"/>
        </w:r>
        <w:r>
          <w:rPr>
            <w:webHidden/>
          </w:rPr>
          <w:instrText xml:space="preserve"> PAGEREF _Toc69766242 \h </w:instrText>
        </w:r>
        <w:r>
          <w:rPr>
            <w:webHidden/>
          </w:rPr>
        </w:r>
        <w:r>
          <w:rPr>
            <w:webHidden/>
          </w:rPr>
          <w:fldChar w:fldCharType="separate"/>
        </w:r>
        <w:r>
          <w:rPr>
            <w:webHidden/>
          </w:rPr>
          <w:t>2</w:t>
        </w:r>
        <w:r>
          <w:rPr>
            <w:webHidden/>
          </w:rPr>
          <w:fldChar w:fldCharType="end"/>
        </w:r>
      </w:hyperlink>
    </w:p>
    <w:p w14:paraId="516304EE" w14:textId="1BDACA9C" w:rsidR="007D5CD2" w:rsidRDefault="007D5CD2">
      <w:pPr>
        <w:pStyle w:val="TOC2"/>
        <w:rPr>
          <w:rFonts w:asciiTheme="minorHAnsi" w:eastAsiaTheme="minorEastAsia" w:hAnsiTheme="minorHAnsi" w:cstheme="minorBidi"/>
          <w:sz w:val="22"/>
          <w:szCs w:val="22"/>
          <w:lang w:val="en-GB" w:eastAsia="en-GB"/>
        </w:rPr>
      </w:pPr>
      <w:hyperlink w:anchor="_Toc69766243" w:history="1">
        <w:r w:rsidRPr="00F80005">
          <w:rPr>
            <w:rStyle w:val="Hyperlink"/>
            <w:rFonts w:ascii="Arial" w:eastAsia="Arial" w:hAnsi="Arial" w:cs="Arial"/>
          </w:rPr>
          <w:t>2.3.</w:t>
        </w:r>
        <w:r>
          <w:rPr>
            <w:rFonts w:asciiTheme="minorHAnsi" w:eastAsiaTheme="minorEastAsia" w:hAnsiTheme="minorHAnsi" w:cstheme="minorBidi"/>
            <w:sz w:val="22"/>
            <w:szCs w:val="22"/>
            <w:lang w:val="en-GB" w:eastAsia="en-GB"/>
          </w:rPr>
          <w:tab/>
        </w:r>
        <w:r w:rsidRPr="00F80005">
          <w:rPr>
            <w:rStyle w:val="Hyperlink"/>
            <w:rFonts w:ascii="Arial" w:hAnsi="Arial" w:cs="Arial"/>
          </w:rPr>
          <w:t>Business Success criteria</w:t>
        </w:r>
        <w:r>
          <w:rPr>
            <w:webHidden/>
          </w:rPr>
          <w:tab/>
        </w:r>
        <w:r>
          <w:rPr>
            <w:webHidden/>
          </w:rPr>
          <w:fldChar w:fldCharType="begin"/>
        </w:r>
        <w:r>
          <w:rPr>
            <w:webHidden/>
          </w:rPr>
          <w:instrText xml:space="preserve"> PAGEREF _Toc69766243 \h </w:instrText>
        </w:r>
        <w:r>
          <w:rPr>
            <w:webHidden/>
          </w:rPr>
        </w:r>
        <w:r>
          <w:rPr>
            <w:webHidden/>
          </w:rPr>
          <w:fldChar w:fldCharType="separate"/>
        </w:r>
        <w:r>
          <w:rPr>
            <w:webHidden/>
          </w:rPr>
          <w:t>3</w:t>
        </w:r>
        <w:r>
          <w:rPr>
            <w:webHidden/>
          </w:rPr>
          <w:fldChar w:fldCharType="end"/>
        </w:r>
      </w:hyperlink>
    </w:p>
    <w:p w14:paraId="5EC0F48D" w14:textId="371DCE25" w:rsidR="007D5CD2" w:rsidRDefault="007D5CD2">
      <w:pPr>
        <w:pStyle w:val="TOC2"/>
        <w:rPr>
          <w:rFonts w:asciiTheme="minorHAnsi" w:eastAsiaTheme="minorEastAsia" w:hAnsiTheme="minorHAnsi" w:cstheme="minorBidi"/>
          <w:sz w:val="22"/>
          <w:szCs w:val="22"/>
          <w:lang w:val="en-GB" w:eastAsia="en-GB"/>
        </w:rPr>
      </w:pPr>
      <w:hyperlink w:anchor="_Toc69766244" w:history="1">
        <w:r w:rsidRPr="00F80005">
          <w:rPr>
            <w:rStyle w:val="Hyperlink"/>
            <w:rFonts w:ascii="Arial" w:hAnsi="Arial" w:cs="Arial"/>
          </w:rPr>
          <w:t>2.4.</w:t>
        </w:r>
        <w:r>
          <w:rPr>
            <w:rFonts w:asciiTheme="minorHAnsi" w:eastAsiaTheme="minorEastAsia" w:hAnsiTheme="minorHAnsi" w:cstheme="minorBidi"/>
            <w:sz w:val="22"/>
            <w:szCs w:val="22"/>
            <w:lang w:val="en-GB" w:eastAsia="en-GB"/>
          </w:rPr>
          <w:tab/>
        </w:r>
        <w:r w:rsidRPr="00F80005">
          <w:rPr>
            <w:rStyle w:val="Hyperlink"/>
            <w:rFonts w:ascii="Arial" w:hAnsi="Arial" w:cs="Arial"/>
          </w:rPr>
          <w:t>Situation Assessment</w:t>
        </w:r>
        <w:r>
          <w:rPr>
            <w:webHidden/>
          </w:rPr>
          <w:tab/>
        </w:r>
        <w:r>
          <w:rPr>
            <w:webHidden/>
          </w:rPr>
          <w:fldChar w:fldCharType="begin"/>
        </w:r>
        <w:r>
          <w:rPr>
            <w:webHidden/>
          </w:rPr>
          <w:instrText xml:space="preserve"> PAGEREF _Toc69766244 \h </w:instrText>
        </w:r>
        <w:r>
          <w:rPr>
            <w:webHidden/>
          </w:rPr>
        </w:r>
        <w:r>
          <w:rPr>
            <w:webHidden/>
          </w:rPr>
          <w:fldChar w:fldCharType="separate"/>
        </w:r>
        <w:r>
          <w:rPr>
            <w:webHidden/>
          </w:rPr>
          <w:t>3</w:t>
        </w:r>
        <w:r>
          <w:rPr>
            <w:webHidden/>
          </w:rPr>
          <w:fldChar w:fldCharType="end"/>
        </w:r>
      </w:hyperlink>
    </w:p>
    <w:p w14:paraId="2B72BA1D" w14:textId="3D69B7B5" w:rsidR="007D5CD2" w:rsidRDefault="007D5CD2">
      <w:pPr>
        <w:pStyle w:val="TOC2"/>
        <w:rPr>
          <w:rFonts w:asciiTheme="minorHAnsi" w:eastAsiaTheme="minorEastAsia" w:hAnsiTheme="minorHAnsi" w:cstheme="minorBidi"/>
          <w:sz w:val="22"/>
          <w:szCs w:val="22"/>
          <w:lang w:val="en-GB" w:eastAsia="en-GB"/>
        </w:rPr>
      </w:pPr>
      <w:hyperlink w:anchor="_Toc69766245" w:history="1">
        <w:r w:rsidRPr="00F80005">
          <w:rPr>
            <w:rStyle w:val="Hyperlink"/>
            <w:rFonts w:ascii="Arial" w:hAnsi="Arial" w:cs="Arial"/>
          </w:rPr>
          <w:t>2.5.</w:t>
        </w:r>
        <w:r>
          <w:rPr>
            <w:rFonts w:asciiTheme="minorHAnsi" w:eastAsiaTheme="minorEastAsia" w:hAnsiTheme="minorHAnsi" w:cstheme="minorBidi"/>
            <w:sz w:val="22"/>
            <w:szCs w:val="22"/>
            <w:lang w:val="en-GB" w:eastAsia="en-GB"/>
          </w:rPr>
          <w:tab/>
        </w:r>
        <w:r w:rsidRPr="00F80005">
          <w:rPr>
            <w:rStyle w:val="Hyperlink"/>
            <w:rFonts w:ascii="Arial" w:hAnsi="Arial" w:cs="Arial"/>
          </w:rPr>
          <w:t>Determine Data Mining Goals</w:t>
        </w:r>
        <w:r>
          <w:rPr>
            <w:webHidden/>
          </w:rPr>
          <w:tab/>
        </w:r>
        <w:r>
          <w:rPr>
            <w:webHidden/>
          </w:rPr>
          <w:fldChar w:fldCharType="begin"/>
        </w:r>
        <w:r>
          <w:rPr>
            <w:webHidden/>
          </w:rPr>
          <w:instrText xml:space="preserve"> PAGEREF _Toc69766245 \h </w:instrText>
        </w:r>
        <w:r>
          <w:rPr>
            <w:webHidden/>
          </w:rPr>
        </w:r>
        <w:r>
          <w:rPr>
            <w:webHidden/>
          </w:rPr>
          <w:fldChar w:fldCharType="separate"/>
        </w:r>
        <w:r>
          <w:rPr>
            <w:webHidden/>
          </w:rPr>
          <w:t>3</w:t>
        </w:r>
        <w:r>
          <w:rPr>
            <w:webHidden/>
          </w:rPr>
          <w:fldChar w:fldCharType="end"/>
        </w:r>
      </w:hyperlink>
    </w:p>
    <w:p w14:paraId="6B5AABCC" w14:textId="6AE189E1" w:rsidR="007D5CD2" w:rsidRDefault="007D5CD2">
      <w:pPr>
        <w:pStyle w:val="TOC2"/>
        <w:rPr>
          <w:rFonts w:asciiTheme="minorHAnsi" w:eastAsiaTheme="minorEastAsia" w:hAnsiTheme="minorHAnsi" w:cstheme="minorBidi"/>
          <w:sz w:val="22"/>
          <w:szCs w:val="22"/>
          <w:lang w:val="en-GB" w:eastAsia="en-GB"/>
        </w:rPr>
      </w:pPr>
      <w:hyperlink w:anchor="_Toc69766246" w:history="1">
        <w:r w:rsidRPr="00F80005">
          <w:rPr>
            <w:rStyle w:val="Hyperlink"/>
            <w:rFonts w:ascii="Arial" w:hAnsi="Arial" w:cs="Arial"/>
          </w:rPr>
          <w:t>2.6.</w:t>
        </w:r>
        <w:r>
          <w:rPr>
            <w:rFonts w:asciiTheme="minorHAnsi" w:eastAsiaTheme="minorEastAsia" w:hAnsiTheme="minorHAnsi" w:cstheme="minorBidi"/>
            <w:sz w:val="22"/>
            <w:szCs w:val="22"/>
            <w:lang w:val="en-GB" w:eastAsia="en-GB"/>
          </w:rPr>
          <w:tab/>
        </w:r>
        <w:r w:rsidRPr="00F80005">
          <w:rPr>
            <w:rStyle w:val="Hyperlink"/>
            <w:rFonts w:ascii="Arial" w:hAnsi="Arial" w:cs="Arial"/>
          </w:rPr>
          <w:t>Project Plan</w:t>
        </w:r>
        <w:r>
          <w:rPr>
            <w:webHidden/>
          </w:rPr>
          <w:tab/>
        </w:r>
        <w:r>
          <w:rPr>
            <w:webHidden/>
          </w:rPr>
          <w:fldChar w:fldCharType="begin"/>
        </w:r>
        <w:r>
          <w:rPr>
            <w:webHidden/>
          </w:rPr>
          <w:instrText xml:space="preserve"> PAGEREF _Toc69766246 \h </w:instrText>
        </w:r>
        <w:r>
          <w:rPr>
            <w:webHidden/>
          </w:rPr>
        </w:r>
        <w:r>
          <w:rPr>
            <w:webHidden/>
          </w:rPr>
          <w:fldChar w:fldCharType="separate"/>
        </w:r>
        <w:r>
          <w:rPr>
            <w:webHidden/>
          </w:rPr>
          <w:t>3</w:t>
        </w:r>
        <w:r>
          <w:rPr>
            <w:webHidden/>
          </w:rPr>
          <w:fldChar w:fldCharType="end"/>
        </w:r>
      </w:hyperlink>
    </w:p>
    <w:p w14:paraId="107D92F8" w14:textId="798EC685" w:rsidR="007D5CD2" w:rsidRDefault="007D5CD2">
      <w:pPr>
        <w:pStyle w:val="TOC1"/>
        <w:rPr>
          <w:rFonts w:asciiTheme="minorHAnsi" w:eastAsiaTheme="minorEastAsia" w:hAnsiTheme="minorHAnsi" w:cstheme="minorBidi"/>
          <w:sz w:val="22"/>
          <w:szCs w:val="22"/>
          <w:lang w:val="en-GB" w:eastAsia="en-GB"/>
        </w:rPr>
      </w:pPr>
      <w:hyperlink w:anchor="_Toc69766247" w:history="1">
        <w:r w:rsidRPr="00F80005">
          <w:rPr>
            <w:rStyle w:val="Hyperlink"/>
            <w:rFonts w:ascii="Arial" w:hAnsi="Arial" w:cs="Arial"/>
          </w:rPr>
          <w:t>3.</w:t>
        </w:r>
        <w:r>
          <w:rPr>
            <w:rFonts w:asciiTheme="minorHAnsi" w:eastAsiaTheme="minorEastAsia" w:hAnsiTheme="minorHAnsi" w:cstheme="minorBidi"/>
            <w:sz w:val="22"/>
            <w:szCs w:val="22"/>
            <w:lang w:val="en-GB" w:eastAsia="en-GB"/>
          </w:rPr>
          <w:tab/>
        </w:r>
        <w:r w:rsidRPr="00F80005">
          <w:rPr>
            <w:rStyle w:val="Hyperlink"/>
            <w:rFonts w:ascii="Arial" w:hAnsi="Arial" w:cs="Arial"/>
          </w:rPr>
          <w:t>PREDICTIVE MODEL FOR HOTEL CANCELLATIONS</w:t>
        </w:r>
        <w:r>
          <w:rPr>
            <w:webHidden/>
          </w:rPr>
          <w:tab/>
        </w:r>
        <w:r>
          <w:rPr>
            <w:webHidden/>
          </w:rPr>
          <w:fldChar w:fldCharType="begin"/>
        </w:r>
        <w:r>
          <w:rPr>
            <w:webHidden/>
          </w:rPr>
          <w:instrText xml:space="preserve"> PAGEREF _Toc69766247 \h </w:instrText>
        </w:r>
        <w:r>
          <w:rPr>
            <w:webHidden/>
          </w:rPr>
        </w:r>
        <w:r>
          <w:rPr>
            <w:webHidden/>
          </w:rPr>
          <w:fldChar w:fldCharType="separate"/>
        </w:r>
        <w:r>
          <w:rPr>
            <w:webHidden/>
          </w:rPr>
          <w:t>4</w:t>
        </w:r>
        <w:r>
          <w:rPr>
            <w:webHidden/>
          </w:rPr>
          <w:fldChar w:fldCharType="end"/>
        </w:r>
      </w:hyperlink>
    </w:p>
    <w:p w14:paraId="3C7BF043" w14:textId="13FCD1B9" w:rsidR="007D5CD2" w:rsidRDefault="007D5CD2">
      <w:pPr>
        <w:pStyle w:val="TOC2"/>
        <w:rPr>
          <w:rFonts w:asciiTheme="minorHAnsi" w:eastAsiaTheme="minorEastAsia" w:hAnsiTheme="minorHAnsi" w:cstheme="minorBidi"/>
          <w:sz w:val="22"/>
          <w:szCs w:val="22"/>
          <w:lang w:val="en-GB" w:eastAsia="en-GB"/>
        </w:rPr>
      </w:pPr>
      <w:hyperlink w:anchor="_Toc69766248" w:history="1">
        <w:r w:rsidRPr="00F80005">
          <w:rPr>
            <w:rStyle w:val="Hyperlink"/>
            <w:rFonts w:ascii="Arial" w:hAnsi="Arial" w:cs="Arial"/>
          </w:rPr>
          <w:t>3.1.</w:t>
        </w:r>
        <w:r>
          <w:rPr>
            <w:rFonts w:asciiTheme="minorHAnsi" w:eastAsiaTheme="minorEastAsia" w:hAnsiTheme="minorHAnsi" w:cstheme="minorBidi"/>
            <w:sz w:val="22"/>
            <w:szCs w:val="22"/>
            <w:lang w:val="en-GB" w:eastAsia="en-GB"/>
          </w:rPr>
          <w:tab/>
        </w:r>
        <w:r w:rsidRPr="00F80005">
          <w:rPr>
            <w:rStyle w:val="Hyperlink"/>
            <w:rFonts w:ascii="Arial" w:hAnsi="Arial" w:cs="Arial"/>
          </w:rPr>
          <w:t>Data and Overall Understanding of orders and customers</w:t>
        </w:r>
        <w:r>
          <w:rPr>
            <w:webHidden/>
          </w:rPr>
          <w:tab/>
        </w:r>
        <w:r>
          <w:rPr>
            <w:webHidden/>
          </w:rPr>
          <w:fldChar w:fldCharType="begin"/>
        </w:r>
        <w:r>
          <w:rPr>
            <w:webHidden/>
          </w:rPr>
          <w:instrText xml:space="preserve"> PAGEREF _Toc69766248 \h </w:instrText>
        </w:r>
        <w:r>
          <w:rPr>
            <w:webHidden/>
          </w:rPr>
        </w:r>
        <w:r>
          <w:rPr>
            <w:webHidden/>
          </w:rPr>
          <w:fldChar w:fldCharType="separate"/>
        </w:r>
        <w:r>
          <w:rPr>
            <w:webHidden/>
          </w:rPr>
          <w:t>4</w:t>
        </w:r>
        <w:r>
          <w:rPr>
            <w:webHidden/>
          </w:rPr>
          <w:fldChar w:fldCharType="end"/>
        </w:r>
      </w:hyperlink>
    </w:p>
    <w:p w14:paraId="79BD0EB5" w14:textId="1ABA7E66" w:rsidR="007D5CD2" w:rsidRDefault="007D5CD2">
      <w:pPr>
        <w:pStyle w:val="TOC2"/>
        <w:rPr>
          <w:rFonts w:asciiTheme="minorHAnsi" w:eastAsiaTheme="minorEastAsia" w:hAnsiTheme="minorHAnsi" w:cstheme="minorBidi"/>
          <w:sz w:val="22"/>
          <w:szCs w:val="22"/>
          <w:lang w:val="en-GB" w:eastAsia="en-GB"/>
        </w:rPr>
      </w:pPr>
      <w:hyperlink w:anchor="_Toc69766249" w:history="1">
        <w:r w:rsidRPr="00F80005">
          <w:rPr>
            <w:rStyle w:val="Hyperlink"/>
            <w:rFonts w:ascii="Arial" w:hAnsi="Arial" w:cs="Arial"/>
          </w:rPr>
          <w:t>3.2.</w:t>
        </w:r>
        <w:r>
          <w:rPr>
            <w:rFonts w:asciiTheme="minorHAnsi" w:eastAsiaTheme="minorEastAsia" w:hAnsiTheme="minorHAnsi" w:cstheme="minorBidi"/>
            <w:sz w:val="22"/>
            <w:szCs w:val="22"/>
            <w:lang w:val="en-GB" w:eastAsia="en-GB"/>
          </w:rPr>
          <w:tab/>
        </w:r>
        <w:r w:rsidRPr="00F80005">
          <w:rPr>
            <w:rStyle w:val="Hyperlink"/>
            <w:rFonts w:ascii="Arial" w:hAnsi="Arial" w:cs="Arial"/>
          </w:rPr>
          <w:t>Algorithm Selection</w:t>
        </w:r>
        <w:r>
          <w:rPr>
            <w:webHidden/>
          </w:rPr>
          <w:tab/>
        </w:r>
        <w:r>
          <w:rPr>
            <w:webHidden/>
          </w:rPr>
          <w:fldChar w:fldCharType="begin"/>
        </w:r>
        <w:r>
          <w:rPr>
            <w:webHidden/>
          </w:rPr>
          <w:instrText xml:space="preserve"> PAGEREF _Toc69766249 \h </w:instrText>
        </w:r>
        <w:r>
          <w:rPr>
            <w:webHidden/>
          </w:rPr>
        </w:r>
        <w:r>
          <w:rPr>
            <w:webHidden/>
          </w:rPr>
          <w:fldChar w:fldCharType="separate"/>
        </w:r>
        <w:r>
          <w:rPr>
            <w:webHidden/>
          </w:rPr>
          <w:t>5</w:t>
        </w:r>
        <w:r>
          <w:rPr>
            <w:webHidden/>
          </w:rPr>
          <w:fldChar w:fldCharType="end"/>
        </w:r>
      </w:hyperlink>
    </w:p>
    <w:p w14:paraId="64EA23D2" w14:textId="3DE52267" w:rsidR="007D5CD2" w:rsidRDefault="007D5CD2">
      <w:pPr>
        <w:pStyle w:val="TOC2"/>
        <w:rPr>
          <w:rFonts w:asciiTheme="minorHAnsi" w:eastAsiaTheme="minorEastAsia" w:hAnsiTheme="minorHAnsi" w:cstheme="minorBidi"/>
          <w:sz w:val="22"/>
          <w:szCs w:val="22"/>
          <w:lang w:val="en-GB" w:eastAsia="en-GB"/>
        </w:rPr>
      </w:pPr>
      <w:hyperlink w:anchor="_Toc69766250" w:history="1">
        <w:r w:rsidRPr="00F80005">
          <w:rPr>
            <w:rStyle w:val="Hyperlink"/>
            <w:rFonts w:ascii="Arial" w:hAnsi="Arial" w:cs="Arial"/>
          </w:rPr>
          <w:t>3.3.</w:t>
        </w:r>
        <w:r>
          <w:rPr>
            <w:rFonts w:asciiTheme="minorHAnsi" w:eastAsiaTheme="minorEastAsia" w:hAnsiTheme="minorHAnsi" w:cstheme="minorBidi"/>
            <w:sz w:val="22"/>
            <w:szCs w:val="22"/>
            <w:lang w:val="en-GB" w:eastAsia="en-GB"/>
          </w:rPr>
          <w:tab/>
        </w:r>
        <w:r w:rsidRPr="00F80005">
          <w:rPr>
            <w:rStyle w:val="Hyperlink"/>
            <w:rFonts w:ascii="Arial" w:hAnsi="Arial" w:cs="Arial"/>
          </w:rPr>
          <w:t>Data Preparation</w:t>
        </w:r>
        <w:r>
          <w:rPr>
            <w:webHidden/>
          </w:rPr>
          <w:tab/>
        </w:r>
        <w:r>
          <w:rPr>
            <w:webHidden/>
          </w:rPr>
          <w:fldChar w:fldCharType="begin"/>
        </w:r>
        <w:r>
          <w:rPr>
            <w:webHidden/>
          </w:rPr>
          <w:instrText xml:space="preserve"> PAGEREF _Toc69766250 \h </w:instrText>
        </w:r>
        <w:r>
          <w:rPr>
            <w:webHidden/>
          </w:rPr>
        </w:r>
        <w:r>
          <w:rPr>
            <w:webHidden/>
          </w:rPr>
          <w:fldChar w:fldCharType="separate"/>
        </w:r>
        <w:r>
          <w:rPr>
            <w:webHidden/>
          </w:rPr>
          <w:t>6</w:t>
        </w:r>
        <w:r>
          <w:rPr>
            <w:webHidden/>
          </w:rPr>
          <w:fldChar w:fldCharType="end"/>
        </w:r>
      </w:hyperlink>
    </w:p>
    <w:p w14:paraId="056D290D" w14:textId="7CE27A56" w:rsidR="007D5CD2" w:rsidRDefault="007D5CD2">
      <w:pPr>
        <w:pStyle w:val="TOC2"/>
        <w:rPr>
          <w:rFonts w:asciiTheme="minorHAnsi" w:eastAsiaTheme="minorEastAsia" w:hAnsiTheme="minorHAnsi" w:cstheme="minorBidi"/>
          <w:sz w:val="22"/>
          <w:szCs w:val="22"/>
          <w:lang w:val="en-GB" w:eastAsia="en-GB"/>
        </w:rPr>
      </w:pPr>
      <w:hyperlink w:anchor="_Toc69766251" w:history="1">
        <w:r w:rsidRPr="00F80005">
          <w:rPr>
            <w:rStyle w:val="Hyperlink"/>
            <w:rFonts w:ascii="Arial" w:hAnsi="Arial" w:cs="Arial"/>
          </w:rPr>
          <w:t>3.4.</w:t>
        </w:r>
        <w:r>
          <w:rPr>
            <w:rFonts w:asciiTheme="minorHAnsi" w:eastAsiaTheme="minorEastAsia" w:hAnsiTheme="minorHAnsi" w:cstheme="minorBidi"/>
            <w:sz w:val="22"/>
            <w:szCs w:val="22"/>
            <w:lang w:val="en-GB" w:eastAsia="en-GB"/>
          </w:rPr>
          <w:tab/>
        </w:r>
        <w:r w:rsidRPr="00F80005">
          <w:rPr>
            <w:rStyle w:val="Hyperlink"/>
            <w:rFonts w:ascii="Arial" w:hAnsi="Arial" w:cs="Arial"/>
          </w:rPr>
          <w:t>Model Application</w:t>
        </w:r>
        <w:r>
          <w:rPr>
            <w:webHidden/>
          </w:rPr>
          <w:tab/>
        </w:r>
        <w:r>
          <w:rPr>
            <w:webHidden/>
          </w:rPr>
          <w:fldChar w:fldCharType="begin"/>
        </w:r>
        <w:r>
          <w:rPr>
            <w:webHidden/>
          </w:rPr>
          <w:instrText xml:space="preserve"> PAGEREF _Toc69766251 \h </w:instrText>
        </w:r>
        <w:r>
          <w:rPr>
            <w:webHidden/>
          </w:rPr>
        </w:r>
        <w:r>
          <w:rPr>
            <w:webHidden/>
          </w:rPr>
          <w:fldChar w:fldCharType="separate"/>
        </w:r>
        <w:r>
          <w:rPr>
            <w:webHidden/>
          </w:rPr>
          <w:t>6</w:t>
        </w:r>
        <w:r>
          <w:rPr>
            <w:webHidden/>
          </w:rPr>
          <w:fldChar w:fldCharType="end"/>
        </w:r>
      </w:hyperlink>
    </w:p>
    <w:p w14:paraId="47CC9191" w14:textId="7E1A224B" w:rsidR="007D5CD2" w:rsidRDefault="007D5CD2">
      <w:pPr>
        <w:pStyle w:val="TOC1"/>
        <w:rPr>
          <w:rFonts w:asciiTheme="minorHAnsi" w:eastAsiaTheme="minorEastAsia" w:hAnsiTheme="minorHAnsi" w:cstheme="minorBidi"/>
          <w:sz w:val="22"/>
          <w:szCs w:val="22"/>
          <w:lang w:val="en-GB" w:eastAsia="en-GB"/>
        </w:rPr>
      </w:pPr>
      <w:hyperlink w:anchor="_Toc69766252" w:history="1">
        <w:r w:rsidRPr="00F80005">
          <w:rPr>
            <w:rStyle w:val="Hyperlink"/>
            <w:rFonts w:ascii="Arial" w:hAnsi="Arial" w:cs="Arial"/>
          </w:rPr>
          <w:t>4.</w:t>
        </w:r>
        <w:r>
          <w:rPr>
            <w:rFonts w:asciiTheme="minorHAnsi" w:eastAsiaTheme="minorEastAsia" w:hAnsiTheme="minorHAnsi" w:cstheme="minorBidi"/>
            <w:sz w:val="22"/>
            <w:szCs w:val="22"/>
            <w:lang w:val="en-GB" w:eastAsia="en-GB"/>
          </w:rPr>
          <w:tab/>
        </w:r>
        <w:r w:rsidRPr="00F80005">
          <w:rPr>
            <w:rStyle w:val="Hyperlink"/>
            <w:rFonts w:ascii="Arial" w:hAnsi="Arial" w:cs="Arial"/>
          </w:rPr>
          <w:t>RESULTS EVALUATION</w:t>
        </w:r>
        <w:r>
          <w:rPr>
            <w:webHidden/>
          </w:rPr>
          <w:tab/>
        </w:r>
        <w:r>
          <w:rPr>
            <w:webHidden/>
          </w:rPr>
          <w:fldChar w:fldCharType="begin"/>
        </w:r>
        <w:r>
          <w:rPr>
            <w:webHidden/>
          </w:rPr>
          <w:instrText xml:space="preserve"> PAGEREF _Toc69766252 \h </w:instrText>
        </w:r>
        <w:r>
          <w:rPr>
            <w:webHidden/>
          </w:rPr>
        </w:r>
        <w:r>
          <w:rPr>
            <w:webHidden/>
          </w:rPr>
          <w:fldChar w:fldCharType="separate"/>
        </w:r>
        <w:r>
          <w:rPr>
            <w:webHidden/>
          </w:rPr>
          <w:t>8</w:t>
        </w:r>
        <w:r>
          <w:rPr>
            <w:webHidden/>
          </w:rPr>
          <w:fldChar w:fldCharType="end"/>
        </w:r>
      </w:hyperlink>
    </w:p>
    <w:p w14:paraId="0DF94A36" w14:textId="71004ABA" w:rsidR="007D5CD2" w:rsidRDefault="007D5CD2">
      <w:pPr>
        <w:pStyle w:val="TOC1"/>
        <w:rPr>
          <w:rFonts w:asciiTheme="minorHAnsi" w:eastAsiaTheme="minorEastAsia" w:hAnsiTheme="minorHAnsi" w:cstheme="minorBidi"/>
          <w:sz w:val="22"/>
          <w:szCs w:val="22"/>
          <w:lang w:val="en-GB" w:eastAsia="en-GB"/>
        </w:rPr>
      </w:pPr>
      <w:hyperlink w:anchor="_Toc69766253" w:history="1">
        <w:r w:rsidRPr="00F80005">
          <w:rPr>
            <w:rStyle w:val="Hyperlink"/>
            <w:rFonts w:ascii="Arial" w:hAnsi="Arial" w:cs="Arial"/>
          </w:rPr>
          <w:t>5.</w:t>
        </w:r>
        <w:r>
          <w:rPr>
            <w:rFonts w:asciiTheme="minorHAnsi" w:eastAsiaTheme="minorEastAsia" w:hAnsiTheme="minorHAnsi" w:cstheme="minorBidi"/>
            <w:sz w:val="22"/>
            <w:szCs w:val="22"/>
            <w:lang w:val="en-GB" w:eastAsia="en-GB"/>
          </w:rPr>
          <w:tab/>
        </w:r>
        <w:r w:rsidRPr="00F80005">
          <w:rPr>
            <w:rStyle w:val="Hyperlink"/>
            <w:rFonts w:ascii="Arial" w:hAnsi="Arial" w:cs="Arial"/>
          </w:rPr>
          <w:t>CONCLUSION, DEPLOYMENT &amp; MAITENANCE</w:t>
        </w:r>
        <w:r>
          <w:rPr>
            <w:webHidden/>
          </w:rPr>
          <w:tab/>
        </w:r>
        <w:r>
          <w:rPr>
            <w:webHidden/>
          </w:rPr>
          <w:fldChar w:fldCharType="begin"/>
        </w:r>
        <w:r>
          <w:rPr>
            <w:webHidden/>
          </w:rPr>
          <w:instrText xml:space="preserve"> PAGEREF _Toc69766253 \h </w:instrText>
        </w:r>
        <w:r>
          <w:rPr>
            <w:webHidden/>
          </w:rPr>
        </w:r>
        <w:r>
          <w:rPr>
            <w:webHidden/>
          </w:rPr>
          <w:fldChar w:fldCharType="separate"/>
        </w:r>
        <w:r>
          <w:rPr>
            <w:webHidden/>
          </w:rPr>
          <w:t>10</w:t>
        </w:r>
        <w:r>
          <w:rPr>
            <w:webHidden/>
          </w:rPr>
          <w:fldChar w:fldCharType="end"/>
        </w:r>
      </w:hyperlink>
    </w:p>
    <w:p w14:paraId="2FA0A7A0" w14:textId="752987C3" w:rsidR="007D5CD2" w:rsidRDefault="007D5CD2">
      <w:pPr>
        <w:pStyle w:val="TOC2"/>
        <w:rPr>
          <w:rFonts w:asciiTheme="minorHAnsi" w:eastAsiaTheme="minorEastAsia" w:hAnsiTheme="minorHAnsi" w:cstheme="minorBidi"/>
          <w:sz w:val="22"/>
          <w:szCs w:val="22"/>
          <w:lang w:val="en-GB" w:eastAsia="en-GB"/>
        </w:rPr>
      </w:pPr>
      <w:hyperlink w:anchor="_Toc69766254" w:history="1">
        <w:r w:rsidRPr="00F80005">
          <w:rPr>
            <w:rStyle w:val="Hyperlink"/>
            <w:rFonts w:ascii="Arial" w:hAnsi="Arial" w:cs="Arial"/>
          </w:rPr>
          <w:t>5.1.</w:t>
        </w:r>
        <w:r>
          <w:rPr>
            <w:rFonts w:asciiTheme="minorHAnsi" w:eastAsiaTheme="minorEastAsia" w:hAnsiTheme="minorHAnsi" w:cstheme="minorBidi"/>
            <w:sz w:val="22"/>
            <w:szCs w:val="22"/>
            <w:lang w:val="en-GB" w:eastAsia="en-GB"/>
          </w:rPr>
          <w:tab/>
        </w:r>
        <w:r w:rsidRPr="00F80005">
          <w:rPr>
            <w:rStyle w:val="Hyperlink"/>
            <w:rFonts w:ascii="Arial" w:hAnsi="Arial" w:cs="Arial"/>
          </w:rPr>
          <w:t>Plan deployment</w:t>
        </w:r>
        <w:r>
          <w:rPr>
            <w:webHidden/>
          </w:rPr>
          <w:tab/>
        </w:r>
        <w:r>
          <w:rPr>
            <w:webHidden/>
          </w:rPr>
          <w:fldChar w:fldCharType="begin"/>
        </w:r>
        <w:r>
          <w:rPr>
            <w:webHidden/>
          </w:rPr>
          <w:instrText xml:space="preserve"> PAGEREF _Toc69766254 \h </w:instrText>
        </w:r>
        <w:r>
          <w:rPr>
            <w:webHidden/>
          </w:rPr>
        </w:r>
        <w:r>
          <w:rPr>
            <w:webHidden/>
          </w:rPr>
          <w:fldChar w:fldCharType="separate"/>
        </w:r>
        <w:r>
          <w:rPr>
            <w:webHidden/>
          </w:rPr>
          <w:t>10</w:t>
        </w:r>
        <w:r>
          <w:rPr>
            <w:webHidden/>
          </w:rPr>
          <w:fldChar w:fldCharType="end"/>
        </w:r>
      </w:hyperlink>
    </w:p>
    <w:p w14:paraId="414B6CD5" w14:textId="401F8335" w:rsidR="007D5CD2" w:rsidRDefault="007D5CD2">
      <w:pPr>
        <w:pStyle w:val="TOC2"/>
        <w:rPr>
          <w:rFonts w:asciiTheme="minorHAnsi" w:eastAsiaTheme="minorEastAsia" w:hAnsiTheme="minorHAnsi" w:cstheme="minorBidi"/>
          <w:sz w:val="22"/>
          <w:szCs w:val="22"/>
          <w:lang w:val="en-GB" w:eastAsia="en-GB"/>
        </w:rPr>
      </w:pPr>
      <w:hyperlink w:anchor="_Toc69766255" w:history="1">
        <w:r w:rsidRPr="00F80005">
          <w:rPr>
            <w:rStyle w:val="Hyperlink"/>
            <w:rFonts w:ascii="Arial" w:eastAsia="Arial" w:hAnsi="Arial" w:cs="Arial"/>
          </w:rPr>
          <w:t>5.2.</w:t>
        </w:r>
        <w:r>
          <w:rPr>
            <w:rFonts w:asciiTheme="minorHAnsi" w:eastAsiaTheme="minorEastAsia" w:hAnsiTheme="minorHAnsi" w:cstheme="minorBidi"/>
            <w:sz w:val="22"/>
            <w:szCs w:val="22"/>
            <w:lang w:val="en-GB" w:eastAsia="en-GB"/>
          </w:rPr>
          <w:tab/>
        </w:r>
        <w:r w:rsidRPr="00F80005">
          <w:rPr>
            <w:rStyle w:val="Hyperlink"/>
            <w:rFonts w:ascii="Arial" w:hAnsi="Arial" w:cs="Arial"/>
          </w:rPr>
          <w:t>Maintenance</w:t>
        </w:r>
        <w:r>
          <w:rPr>
            <w:webHidden/>
          </w:rPr>
          <w:tab/>
        </w:r>
        <w:r>
          <w:rPr>
            <w:webHidden/>
          </w:rPr>
          <w:fldChar w:fldCharType="begin"/>
        </w:r>
        <w:r>
          <w:rPr>
            <w:webHidden/>
          </w:rPr>
          <w:instrText xml:space="preserve"> PAGEREF _Toc69766255 \h </w:instrText>
        </w:r>
        <w:r>
          <w:rPr>
            <w:webHidden/>
          </w:rPr>
        </w:r>
        <w:r>
          <w:rPr>
            <w:webHidden/>
          </w:rPr>
          <w:fldChar w:fldCharType="separate"/>
        </w:r>
        <w:r>
          <w:rPr>
            <w:webHidden/>
          </w:rPr>
          <w:t>10</w:t>
        </w:r>
        <w:r>
          <w:rPr>
            <w:webHidden/>
          </w:rPr>
          <w:fldChar w:fldCharType="end"/>
        </w:r>
      </w:hyperlink>
    </w:p>
    <w:p w14:paraId="059AFAB4" w14:textId="74CB9F5A" w:rsidR="007D5CD2" w:rsidRDefault="007D5CD2">
      <w:pPr>
        <w:pStyle w:val="TOC2"/>
        <w:rPr>
          <w:rFonts w:asciiTheme="minorHAnsi" w:eastAsiaTheme="minorEastAsia" w:hAnsiTheme="minorHAnsi" w:cstheme="minorBidi"/>
          <w:sz w:val="22"/>
          <w:szCs w:val="22"/>
          <w:lang w:val="en-GB" w:eastAsia="en-GB"/>
        </w:rPr>
      </w:pPr>
      <w:hyperlink w:anchor="_Toc69766256" w:history="1">
        <w:r w:rsidRPr="00F80005">
          <w:rPr>
            <w:rStyle w:val="Hyperlink"/>
            <w:rFonts w:ascii="Arial" w:hAnsi="Arial" w:cs="Arial"/>
          </w:rPr>
          <w:t>5.3.</w:t>
        </w:r>
        <w:r>
          <w:rPr>
            <w:rFonts w:asciiTheme="minorHAnsi" w:eastAsiaTheme="minorEastAsia" w:hAnsiTheme="minorHAnsi" w:cstheme="minorBidi"/>
            <w:sz w:val="22"/>
            <w:szCs w:val="22"/>
            <w:lang w:val="en-GB" w:eastAsia="en-GB"/>
          </w:rPr>
          <w:tab/>
        </w:r>
        <w:r w:rsidRPr="00F80005">
          <w:rPr>
            <w:rStyle w:val="Hyperlink"/>
            <w:rFonts w:ascii="Arial" w:hAnsi="Arial" w:cs="Arial"/>
          </w:rPr>
          <w:t>Conclusion</w:t>
        </w:r>
        <w:r>
          <w:rPr>
            <w:webHidden/>
          </w:rPr>
          <w:tab/>
        </w:r>
        <w:r>
          <w:rPr>
            <w:webHidden/>
          </w:rPr>
          <w:fldChar w:fldCharType="begin"/>
        </w:r>
        <w:r>
          <w:rPr>
            <w:webHidden/>
          </w:rPr>
          <w:instrText xml:space="preserve"> PAGEREF _Toc69766256 \h </w:instrText>
        </w:r>
        <w:r>
          <w:rPr>
            <w:webHidden/>
          </w:rPr>
        </w:r>
        <w:r>
          <w:rPr>
            <w:webHidden/>
          </w:rPr>
          <w:fldChar w:fldCharType="separate"/>
        </w:r>
        <w:r>
          <w:rPr>
            <w:webHidden/>
          </w:rPr>
          <w:t>10</w:t>
        </w:r>
        <w:r>
          <w:rPr>
            <w:webHidden/>
          </w:rPr>
          <w:fldChar w:fldCharType="end"/>
        </w:r>
      </w:hyperlink>
    </w:p>
    <w:p w14:paraId="501BCA14" w14:textId="142F9AF1" w:rsidR="003E6C69" w:rsidRPr="00ED1FC4" w:rsidRDefault="003E6C69">
      <w:pPr>
        <w:rPr>
          <w:rFonts w:ascii="Arial" w:hAnsi="Arial" w:cs="Arial"/>
        </w:rPr>
      </w:pPr>
      <w:r w:rsidRPr="00ED1FC4">
        <w:rPr>
          <w:rFonts w:ascii="Arial" w:hAnsi="Arial" w:cs="Arial"/>
          <w:b/>
          <w:bCs/>
          <w:noProof/>
          <w:sz w:val="24"/>
          <w:szCs w:val="24"/>
        </w:rPr>
        <w:fldChar w:fldCharType="end"/>
      </w:r>
    </w:p>
    <w:p w14:paraId="55243F4D" w14:textId="0D777E4E" w:rsidR="00E37F79" w:rsidRPr="00ED1FC4" w:rsidRDefault="00E37F79">
      <w:pPr>
        <w:rPr>
          <w:rFonts w:ascii="Arial" w:hAnsi="Arial" w:cs="Arial"/>
        </w:rPr>
      </w:pPr>
    </w:p>
    <w:p w14:paraId="2E760DF4" w14:textId="0D777E4E" w:rsidR="003270ED" w:rsidRPr="00ED1FC4" w:rsidRDefault="003270ED">
      <w:pPr>
        <w:rPr>
          <w:rFonts w:ascii="Arial" w:hAnsi="Arial" w:cs="Arial"/>
        </w:rPr>
      </w:pPr>
    </w:p>
    <w:p w14:paraId="0202067D" w14:textId="77777777" w:rsidR="007B19F5" w:rsidRPr="00ED1FC4" w:rsidRDefault="007B19F5" w:rsidP="00940100">
      <w:pPr>
        <w:pStyle w:val="Ttulos"/>
        <w:rPr>
          <w:rFonts w:ascii="Arial" w:hAnsi="Arial" w:cs="Arial"/>
        </w:rPr>
      </w:pPr>
    </w:p>
    <w:p w14:paraId="22BF8968" w14:textId="77777777" w:rsidR="007B19F5" w:rsidRPr="00ED1FC4" w:rsidRDefault="007B19F5">
      <w:pPr>
        <w:rPr>
          <w:rFonts w:ascii="Arial" w:hAnsi="Arial" w:cs="Arial"/>
        </w:rPr>
      </w:pPr>
    </w:p>
    <w:p w14:paraId="290723C4" w14:textId="77777777" w:rsidR="00940100" w:rsidRPr="00ED1FC4" w:rsidRDefault="00940100" w:rsidP="00940100">
      <w:pPr>
        <w:pStyle w:val="Ttulos"/>
        <w:rPr>
          <w:rFonts w:ascii="Arial" w:hAnsi="Arial" w:cs="Arial"/>
        </w:rPr>
      </w:pPr>
    </w:p>
    <w:p w14:paraId="5C24498A" w14:textId="77777777" w:rsidR="002A6EFB" w:rsidRDefault="002A6EFB" w:rsidP="16D2C41B">
      <w:pPr>
        <w:pStyle w:val="Heading1"/>
        <w:numPr>
          <w:ilvl w:val="0"/>
          <w:numId w:val="0"/>
        </w:numPr>
        <w:rPr>
          <w:rFonts w:ascii="Arial" w:hAnsi="Arial" w:cs="Arial"/>
          <w:caps w:val="0"/>
          <w:color w:val="auto"/>
        </w:rPr>
        <w:sectPr w:rsidR="002A6EFB" w:rsidSect="00F805D0">
          <w:headerReference w:type="default" r:id="rId12"/>
          <w:footerReference w:type="default" r:id="rId13"/>
          <w:pgSz w:w="11906" w:h="16838"/>
          <w:pgMar w:top="1418" w:right="1418" w:bottom="1418" w:left="1418" w:header="709" w:footer="709" w:gutter="0"/>
          <w:pgNumType w:start="1"/>
          <w:cols w:space="708"/>
          <w:docGrid w:linePitch="360"/>
        </w:sectPr>
      </w:pPr>
      <w:bookmarkStart w:id="4" w:name="_Toc410990268"/>
      <w:bookmarkStart w:id="5" w:name="_Toc410990280"/>
      <w:bookmarkStart w:id="6" w:name="_Toc412186393"/>
      <w:bookmarkStart w:id="7" w:name="_Toc412186498"/>
      <w:bookmarkStart w:id="8" w:name="_Toc412186523"/>
      <w:bookmarkStart w:id="9" w:name="_Toc412186594"/>
      <w:bookmarkStart w:id="10" w:name="_Toc412186624"/>
    </w:p>
    <w:p w14:paraId="384B953E" w14:textId="53AE2DEA" w:rsidR="00940100" w:rsidRPr="00ED1FC4" w:rsidRDefault="00606B2A" w:rsidP="00940100">
      <w:pPr>
        <w:pStyle w:val="Heading1"/>
        <w:rPr>
          <w:rFonts w:ascii="Arial" w:hAnsi="Arial" w:cs="Arial"/>
          <w:color w:val="auto"/>
        </w:rPr>
      </w:pPr>
      <w:bookmarkStart w:id="11" w:name="_Toc69766239"/>
      <w:r w:rsidRPr="00ED1FC4">
        <w:rPr>
          <w:rFonts w:ascii="Arial" w:hAnsi="Arial" w:cs="Arial"/>
          <w:caps w:val="0"/>
          <w:color w:val="auto"/>
        </w:rPr>
        <w:t>INTRODUCTION</w:t>
      </w:r>
      <w:bookmarkEnd w:id="4"/>
      <w:bookmarkEnd w:id="5"/>
      <w:bookmarkEnd w:id="6"/>
      <w:bookmarkEnd w:id="7"/>
      <w:bookmarkEnd w:id="8"/>
      <w:bookmarkEnd w:id="9"/>
      <w:bookmarkEnd w:id="10"/>
      <w:bookmarkEnd w:id="11"/>
    </w:p>
    <w:p w14:paraId="056C68B8" w14:textId="15028429" w:rsidR="176B8B04" w:rsidRPr="00D972A1" w:rsidRDefault="176B8B04" w:rsidP="16D2C41B">
      <w:pPr>
        <w:jc w:val="both"/>
        <w:rPr>
          <w:rFonts w:asciiTheme="minorHAnsi" w:eastAsiaTheme="minorEastAsia" w:hAnsiTheme="minorHAnsi" w:cstheme="minorBidi"/>
          <w:color w:val="000000" w:themeColor="text1"/>
          <w:sz w:val="20"/>
          <w:szCs w:val="20"/>
          <w:lang w:val="en-US"/>
        </w:rPr>
      </w:pPr>
      <w:r w:rsidRPr="07C6577B">
        <w:rPr>
          <w:rFonts w:asciiTheme="minorHAnsi" w:eastAsiaTheme="minorEastAsia" w:hAnsiTheme="minorHAnsi" w:cstheme="minorBidi"/>
          <w:color w:val="000000" w:themeColor="text1"/>
          <w:sz w:val="20"/>
          <w:szCs w:val="20"/>
          <w:lang w:val="en-US"/>
        </w:rPr>
        <w:t xml:space="preserve">In this project we are asked to </w:t>
      </w:r>
      <w:r w:rsidR="004A0E96" w:rsidRPr="07C6577B">
        <w:rPr>
          <w:rFonts w:asciiTheme="minorHAnsi" w:eastAsiaTheme="minorEastAsia" w:hAnsiTheme="minorHAnsi" w:cstheme="minorBidi"/>
          <w:color w:val="000000" w:themeColor="text1"/>
          <w:sz w:val="20"/>
          <w:szCs w:val="20"/>
          <w:lang w:val="en-US"/>
        </w:rPr>
        <w:t>perform market</w:t>
      </w:r>
      <w:r w:rsidR="007B1239" w:rsidRPr="07C6577B">
        <w:rPr>
          <w:rFonts w:asciiTheme="minorHAnsi" w:eastAsiaTheme="minorEastAsia" w:hAnsiTheme="minorHAnsi" w:cstheme="minorBidi"/>
          <w:color w:val="000000" w:themeColor="text1"/>
          <w:sz w:val="20"/>
          <w:szCs w:val="20"/>
          <w:lang w:val="en-US"/>
        </w:rPr>
        <w:t xml:space="preserve"> basket analysis, a popular </w:t>
      </w:r>
      <w:r w:rsidR="003D5380" w:rsidRPr="07C6577B">
        <w:rPr>
          <w:rFonts w:asciiTheme="minorHAnsi" w:eastAsiaTheme="minorEastAsia" w:hAnsiTheme="minorHAnsi" w:cstheme="minorBidi"/>
          <w:color w:val="000000" w:themeColor="text1"/>
          <w:sz w:val="20"/>
          <w:szCs w:val="20"/>
          <w:lang w:val="en-US"/>
        </w:rPr>
        <w:t xml:space="preserve">solution to </w:t>
      </w:r>
      <w:r w:rsidR="00075B27" w:rsidRPr="07C6577B">
        <w:rPr>
          <w:rFonts w:asciiTheme="minorHAnsi" w:eastAsiaTheme="minorEastAsia" w:hAnsiTheme="minorHAnsi" w:cstheme="minorBidi"/>
          <w:color w:val="000000" w:themeColor="text1"/>
          <w:sz w:val="20"/>
          <w:szCs w:val="20"/>
          <w:lang w:val="en-US"/>
        </w:rPr>
        <w:t>an old business problem.</w:t>
      </w:r>
      <w:r w:rsidR="007B1239" w:rsidRPr="07C6577B">
        <w:rPr>
          <w:rFonts w:asciiTheme="minorHAnsi" w:eastAsiaTheme="minorEastAsia" w:hAnsiTheme="minorHAnsi" w:cstheme="minorBidi"/>
          <w:color w:val="000000" w:themeColor="text1"/>
          <w:sz w:val="20"/>
          <w:szCs w:val="20"/>
          <w:lang w:val="en-US"/>
        </w:rPr>
        <w:t xml:space="preserve"> </w:t>
      </w:r>
    </w:p>
    <w:p w14:paraId="2E114CB1" w14:textId="23CCDDB0" w:rsidR="009C4717" w:rsidRPr="009C4717" w:rsidRDefault="00C624D1" w:rsidP="009C4717">
      <w:pPr>
        <w:jc w:val="both"/>
        <w:rPr>
          <w:rFonts w:asciiTheme="minorHAnsi" w:eastAsiaTheme="minorEastAsia" w:hAnsiTheme="minorHAnsi" w:cstheme="minorBidi"/>
          <w:color w:val="000000" w:themeColor="text1"/>
          <w:sz w:val="20"/>
          <w:szCs w:val="20"/>
          <w:lang w:val="en-US"/>
        </w:rPr>
      </w:pPr>
      <w:r w:rsidRPr="07C6577B">
        <w:rPr>
          <w:rFonts w:asciiTheme="minorHAnsi" w:eastAsiaTheme="minorEastAsia" w:hAnsiTheme="minorHAnsi" w:cstheme="minorBidi"/>
          <w:color w:val="000000" w:themeColor="text1"/>
          <w:sz w:val="20"/>
          <w:szCs w:val="20"/>
          <w:lang w:val="en-US"/>
        </w:rPr>
        <w:t>With the introduction of OLTP</w:t>
      </w:r>
      <w:r w:rsidR="00DE3B7B" w:rsidRPr="07C6577B">
        <w:rPr>
          <w:rFonts w:asciiTheme="minorHAnsi" w:eastAsiaTheme="minorEastAsia" w:hAnsiTheme="minorHAnsi" w:cstheme="minorBidi"/>
          <w:color w:val="000000" w:themeColor="text1"/>
          <w:sz w:val="20"/>
          <w:szCs w:val="20"/>
          <w:lang w:val="en-US"/>
        </w:rPr>
        <w:t xml:space="preserve"> (Online transaction processing), </w:t>
      </w:r>
      <w:r w:rsidR="00713D91" w:rsidRPr="07C6577B">
        <w:rPr>
          <w:rFonts w:asciiTheme="minorHAnsi" w:eastAsiaTheme="minorEastAsia" w:hAnsiTheme="minorHAnsi" w:cstheme="minorBidi"/>
          <w:color w:val="000000" w:themeColor="text1"/>
          <w:sz w:val="20"/>
          <w:szCs w:val="20"/>
          <w:lang w:val="en-US"/>
        </w:rPr>
        <w:t xml:space="preserve">companies started </w:t>
      </w:r>
      <w:r w:rsidR="002A6F52" w:rsidRPr="07C6577B">
        <w:rPr>
          <w:rFonts w:asciiTheme="minorHAnsi" w:eastAsiaTheme="minorEastAsia" w:hAnsiTheme="minorHAnsi" w:cstheme="minorBidi"/>
          <w:color w:val="000000" w:themeColor="text1"/>
          <w:sz w:val="20"/>
          <w:szCs w:val="20"/>
          <w:lang w:val="en-US"/>
        </w:rPr>
        <w:t>collecting</w:t>
      </w:r>
      <w:r w:rsidR="00506397" w:rsidRPr="07C6577B">
        <w:rPr>
          <w:rFonts w:asciiTheme="minorHAnsi" w:eastAsiaTheme="minorEastAsia" w:hAnsiTheme="minorHAnsi" w:cstheme="minorBidi"/>
          <w:color w:val="000000" w:themeColor="text1"/>
          <w:sz w:val="20"/>
          <w:szCs w:val="20"/>
          <w:lang w:val="en-US"/>
        </w:rPr>
        <w:t xml:space="preserve"> </w:t>
      </w:r>
      <w:r w:rsidR="001442DE" w:rsidRPr="07C6577B">
        <w:rPr>
          <w:rFonts w:asciiTheme="minorHAnsi" w:eastAsiaTheme="minorEastAsia" w:hAnsiTheme="minorHAnsi" w:cstheme="minorBidi"/>
          <w:color w:val="000000" w:themeColor="text1"/>
          <w:sz w:val="20"/>
          <w:szCs w:val="20"/>
          <w:lang w:val="en-US"/>
        </w:rPr>
        <w:t>large amounts of data</w:t>
      </w:r>
      <w:r w:rsidR="0022305C" w:rsidRPr="07C6577B">
        <w:rPr>
          <w:rFonts w:asciiTheme="minorHAnsi" w:eastAsiaTheme="minorEastAsia" w:hAnsiTheme="minorHAnsi" w:cstheme="minorBidi"/>
          <w:color w:val="000000" w:themeColor="text1"/>
          <w:sz w:val="20"/>
          <w:szCs w:val="20"/>
          <w:lang w:val="en-US"/>
        </w:rPr>
        <w:t xml:space="preserve">, with </w:t>
      </w:r>
      <w:r w:rsidR="00315D08" w:rsidRPr="07C6577B">
        <w:rPr>
          <w:rFonts w:asciiTheme="minorHAnsi" w:eastAsiaTheme="minorEastAsia" w:hAnsiTheme="minorHAnsi" w:cstheme="minorBidi"/>
          <w:color w:val="000000" w:themeColor="text1"/>
          <w:sz w:val="20"/>
          <w:szCs w:val="20"/>
          <w:lang w:val="en-US"/>
        </w:rPr>
        <w:t xml:space="preserve">detailed </w:t>
      </w:r>
      <w:r w:rsidR="00BF171B" w:rsidRPr="07C6577B">
        <w:rPr>
          <w:rFonts w:asciiTheme="minorHAnsi" w:eastAsiaTheme="minorEastAsia" w:hAnsiTheme="minorHAnsi" w:cstheme="minorBidi"/>
          <w:color w:val="000000" w:themeColor="text1"/>
          <w:sz w:val="20"/>
          <w:szCs w:val="20"/>
          <w:lang w:val="en-US"/>
        </w:rPr>
        <w:t>purcha</w:t>
      </w:r>
      <w:r w:rsidR="001442DE" w:rsidRPr="07C6577B">
        <w:rPr>
          <w:rFonts w:asciiTheme="minorHAnsi" w:eastAsiaTheme="minorEastAsia" w:hAnsiTheme="minorHAnsi" w:cstheme="minorBidi"/>
          <w:color w:val="000000" w:themeColor="text1"/>
          <w:sz w:val="20"/>
          <w:szCs w:val="20"/>
          <w:lang w:val="en-US"/>
        </w:rPr>
        <w:t>se orders</w:t>
      </w:r>
      <w:r w:rsidR="0022305C" w:rsidRPr="07C6577B">
        <w:rPr>
          <w:rFonts w:asciiTheme="minorHAnsi" w:eastAsiaTheme="minorEastAsia" w:hAnsiTheme="minorHAnsi" w:cstheme="minorBidi"/>
          <w:color w:val="000000" w:themeColor="text1"/>
          <w:sz w:val="20"/>
          <w:szCs w:val="20"/>
          <w:lang w:val="en-US"/>
        </w:rPr>
        <w:t>.</w:t>
      </w:r>
      <w:r w:rsidR="004860AE" w:rsidRPr="07C6577B">
        <w:rPr>
          <w:rFonts w:asciiTheme="minorHAnsi" w:eastAsiaTheme="minorEastAsia" w:hAnsiTheme="minorHAnsi" w:cstheme="minorBidi"/>
          <w:color w:val="000000" w:themeColor="text1"/>
          <w:sz w:val="20"/>
          <w:szCs w:val="20"/>
          <w:lang w:val="en-US"/>
        </w:rPr>
        <w:t xml:space="preserve"> As it is in most cases with consumer behavior, one of the best predictors o</w:t>
      </w:r>
      <w:r w:rsidR="009E5F7B" w:rsidRPr="07C6577B">
        <w:rPr>
          <w:rFonts w:asciiTheme="minorHAnsi" w:eastAsiaTheme="minorEastAsia" w:hAnsiTheme="minorHAnsi" w:cstheme="minorBidi"/>
          <w:color w:val="000000" w:themeColor="text1"/>
          <w:sz w:val="20"/>
          <w:szCs w:val="20"/>
          <w:lang w:val="en-US"/>
        </w:rPr>
        <w:t>f future buying behavior is past buying behavior.</w:t>
      </w:r>
      <w:r w:rsidR="006E2076" w:rsidRPr="07C6577B">
        <w:rPr>
          <w:rFonts w:asciiTheme="minorHAnsi" w:eastAsiaTheme="minorEastAsia" w:hAnsiTheme="minorHAnsi" w:cstheme="minorBidi"/>
          <w:color w:val="000000" w:themeColor="text1"/>
          <w:sz w:val="20"/>
          <w:szCs w:val="20"/>
          <w:lang w:val="en-US"/>
        </w:rPr>
        <w:t xml:space="preserve"> Hence, the value in understanding associations </w:t>
      </w:r>
      <w:r w:rsidR="00BC24A7" w:rsidRPr="07C6577B">
        <w:rPr>
          <w:rFonts w:asciiTheme="minorHAnsi" w:eastAsiaTheme="minorEastAsia" w:hAnsiTheme="minorHAnsi" w:cstheme="minorBidi"/>
          <w:color w:val="000000" w:themeColor="text1"/>
          <w:sz w:val="20"/>
          <w:szCs w:val="20"/>
          <w:lang w:val="en-US"/>
        </w:rPr>
        <w:t>in products that are commonly acquired together.</w:t>
      </w:r>
    </w:p>
    <w:p w14:paraId="62EED69F" w14:textId="10F2A8C4" w:rsidR="00816B22" w:rsidRDefault="005126A6" w:rsidP="00163649">
      <w:pPr>
        <w:jc w:val="both"/>
        <w:rPr>
          <w:rFonts w:asciiTheme="minorHAnsi" w:eastAsiaTheme="minorEastAsia" w:hAnsiTheme="minorHAnsi" w:cstheme="minorBidi"/>
          <w:color w:val="000000" w:themeColor="text1"/>
          <w:sz w:val="20"/>
          <w:szCs w:val="20"/>
          <w:lang w:val="en-US"/>
        </w:rPr>
      </w:pPr>
      <w:r w:rsidRPr="07C6577B">
        <w:rPr>
          <w:rFonts w:asciiTheme="minorHAnsi" w:eastAsiaTheme="minorEastAsia" w:hAnsiTheme="minorHAnsi" w:cstheme="minorBidi"/>
          <w:color w:val="000000" w:themeColor="text1"/>
          <w:sz w:val="20"/>
          <w:szCs w:val="20"/>
          <w:lang w:val="en-US"/>
        </w:rPr>
        <w:t>This knowl</w:t>
      </w:r>
      <w:r w:rsidR="009850DF" w:rsidRPr="07C6577B">
        <w:rPr>
          <w:rFonts w:asciiTheme="minorHAnsi" w:eastAsiaTheme="minorEastAsia" w:hAnsiTheme="minorHAnsi" w:cstheme="minorBidi"/>
          <w:color w:val="000000" w:themeColor="text1"/>
          <w:sz w:val="20"/>
          <w:szCs w:val="20"/>
          <w:lang w:val="en-US"/>
        </w:rPr>
        <w:t xml:space="preserve">edge has many implications on the marketing mix. </w:t>
      </w:r>
      <w:r w:rsidR="00001655" w:rsidRPr="07C6577B">
        <w:rPr>
          <w:rFonts w:asciiTheme="minorHAnsi" w:eastAsiaTheme="minorEastAsia" w:hAnsiTheme="minorHAnsi" w:cstheme="minorBidi"/>
          <w:color w:val="000000" w:themeColor="text1"/>
          <w:sz w:val="20"/>
          <w:szCs w:val="20"/>
          <w:lang w:val="en-US"/>
        </w:rPr>
        <w:t>For example, smart product placement strategy</w:t>
      </w:r>
      <w:r w:rsidR="005026A2" w:rsidRPr="07C6577B">
        <w:rPr>
          <w:rFonts w:asciiTheme="minorHAnsi" w:eastAsiaTheme="minorEastAsia" w:hAnsiTheme="minorHAnsi" w:cstheme="minorBidi"/>
          <w:color w:val="000000" w:themeColor="text1"/>
          <w:sz w:val="20"/>
          <w:szCs w:val="20"/>
          <w:lang w:val="en-US"/>
        </w:rPr>
        <w:t xml:space="preserve"> can reduce friction b</w:t>
      </w:r>
      <w:r w:rsidR="009E5F7B" w:rsidRPr="07C6577B">
        <w:rPr>
          <w:rFonts w:asciiTheme="minorHAnsi" w:eastAsiaTheme="minorEastAsia" w:hAnsiTheme="minorHAnsi" w:cstheme="minorBidi"/>
          <w:color w:val="000000" w:themeColor="text1"/>
          <w:sz w:val="20"/>
          <w:szCs w:val="20"/>
          <w:lang w:val="en-US"/>
        </w:rPr>
        <w:t xml:space="preserve">y </w:t>
      </w:r>
      <w:r w:rsidR="00BB14FD" w:rsidRPr="07C6577B">
        <w:rPr>
          <w:rFonts w:asciiTheme="minorHAnsi" w:eastAsiaTheme="minorEastAsia" w:hAnsiTheme="minorHAnsi" w:cstheme="minorBidi"/>
          <w:color w:val="000000" w:themeColor="text1"/>
          <w:sz w:val="20"/>
          <w:szCs w:val="20"/>
          <w:lang w:val="en-US"/>
        </w:rPr>
        <w:t xml:space="preserve">making it easier for customers </w:t>
      </w:r>
      <w:r w:rsidR="00106AE7" w:rsidRPr="07C6577B">
        <w:rPr>
          <w:rFonts w:asciiTheme="minorHAnsi" w:eastAsiaTheme="minorEastAsia" w:hAnsiTheme="minorHAnsi" w:cstheme="minorBidi"/>
          <w:color w:val="000000" w:themeColor="text1"/>
          <w:sz w:val="20"/>
          <w:szCs w:val="20"/>
          <w:lang w:val="en-US"/>
        </w:rPr>
        <w:t xml:space="preserve">to acquire </w:t>
      </w:r>
      <w:r w:rsidR="00052124" w:rsidRPr="07C6577B">
        <w:rPr>
          <w:rFonts w:asciiTheme="minorHAnsi" w:eastAsiaTheme="minorEastAsia" w:hAnsiTheme="minorHAnsi" w:cstheme="minorBidi"/>
          <w:color w:val="000000" w:themeColor="text1"/>
          <w:sz w:val="20"/>
          <w:szCs w:val="20"/>
          <w:lang w:val="en-US"/>
        </w:rPr>
        <w:t>products</w:t>
      </w:r>
      <w:r w:rsidR="005026A2" w:rsidRPr="07C6577B">
        <w:rPr>
          <w:rFonts w:asciiTheme="minorHAnsi" w:eastAsiaTheme="minorEastAsia" w:hAnsiTheme="minorHAnsi" w:cstheme="minorBidi"/>
          <w:color w:val="000000" w:themeColor="text1"/>
          <w:sz w:val="20"/>
          <w:szCs w:val="20"/>
          <w:lang w:val="en-US"/>
        </w:rPr>
        <w:t>.</w:t>
      </w:r>
      <w:r w:rsidR="00A45830" w:rsidRPr="07C6577B">
        <w:rPr>
          <w:rFonts w:asciiTheme="minorHAnsi" w:eastAsiaTheme="minorEastAsia" w:hAnsiTheme="minorHAnsi" w:cstheme="minorBidi"/>
          <w:color w:val="000000" w:themeColor="text1"/>
          <w:sz w:val="20"/>
          <w:szCs w:val="20"/>
          <w:lang w:val="en-US"/>
        </w:rPr>
        <w:t xml:space="preserve"> In </w:t>
      </w:r>
      <w:r w:rsidR="00F724C3" w:rsidRPr="07C6577B">
        <w:rPr>
          <w:rFonts w:asciiTheme="minorHAnsi" w:eastAsiaTheme="minorEastAsia" w:hAnsiTheme="minorHAnsi" w:cstheme="minorBidi"/>
          <w:color w:val="000000" w:themeColor="text1"/>
          <w:sz w:val="20"/>
          <w:szCs w:val="20"/>
          <w:lang w:val="en-US"/>
        </w:rPr>
        <w:t>regular</w:t>
      </w:r>
      <w:r w:rsidR="003677D2" w:rsidRPr="07C6577B">
        <w:rPr>
          <w:rFonts w:asciiTheme="minorHAnsi" w:eastAsiaTheme="minorEastAsia" w:hAnsiTheme="minorHAnsi" w:cstheme="minorBidi"/>
          <w:color w:val="000000" w:themeColor="text1"/>
          <w:sz w:val="20"/>
          <w:szCs w:val="20"/>
          <w:lang w:val="en-US"/>
        </w:rPr>
        <w:t xml:space="preserve"> supermarkets</w:t>
      </w:r>
      <w:r w:rsidR="00DB70FC" w:rsidRPr="07C6577B">
        <w:rPr>
          <w:rFonts w:asciiTheme="minorHAnsi" w:eastAsiaTheme="minorEastAsia" w:hAnsiTheme="minorHAnsi" w:cstheme="minorBidi"/>
          <w:color w:val="000000" w:themeColor="text1"/>
          <w:sz w:val="20"/>
          <w:szCs w:val="20"/>
          <w:lang w:val="en-US"/>
        </w:rPr>
        <w:t>, that means</w:t>
      </w:r>
      <w:r w:rsidR="00723DCF" w:rsidRPr="07C6577B">
        <w:rPr>
          <w:rFonts w:asciiTheme="minorHAnsi" w:eastAsiaTheme="minorEastAsia" w:hAnsiTheme="minorHAnsi" w:cstheme="minorBidi"/>
          <w:color w:val="000000" w:themeColor="text1"/>
          <w:sz w:val="20"/>
          <w:szCs w:val="20"/>
          <w:lang w:val="en-US"/>
        </w:rPr>
        <w:t xml:space="preserve"> placing </w:t>
      </w:r>
      <w:r w:rsidR="00B916BD" w:rsidRPr="07C6577B">
        <w:rPr>
          <w:rFonts w:asciiTheme="minorHAnsi" w:eastAsiaTheme="minorEastAsia" w:hAnsiTheme="minorHAnsi" w:cstheme="minorBidi"/>
          <w:color w:val="000000" w:themeColor="text1"/>
          <w:sz w:val="20"/>
          <w:szCs w:val="20"/>
          <w:lang w:val="en-US"/>
        </w:rPr>
        <w:t xml:space="preserve">baby massage oil and ointment </w:t>
      </w:r>
      <w:r w:rsidR="00816B22" w:rsidRPr="07C6577B">
        <w:rPr>
          <w:rFonts w:asciiTheme="minorHAnsi" w:eastAsiaTheme="minorEastAsia" w:hAnsiTheme="minorHAnsi" w:cstheme="minorBidi"/>
          <w:color w:val="000000" w:themeColor="text1"/>
          <w:sz w:val="20"/>
          <w:szCs w:val="20"/>
          <w:lang w:val="en-US"/>
        </w:rPr>
        <w:t>next</w:t>
      </w:r>
      <w:r w:rsidR="00B916BD" w:rsidRPr="07C6577B">
        <w:rPr>
          <w:rFonts w:asciiTheme="minorHAnsi" w:eastAsiaTheme="minorEastAsia" w:hAnsiTheme="minorHAnsi" w:cstheme="minorBidi"/>
          <w:color w:val="000000" w:themeColor="text1"/>
          <w:sz w:val="20"/>
          <w:szCs w:val="20"/>
          <w:lang w:val="en-US"/>
        </w:rPr>
        <w:t xml:space="preserve"> to diapers, or</w:t>
      </w:r>
      <w:r w:rsidR="00C46706" w:rsidRPr="07C6577B">
        <w:rPr>
          <w:rFonts w:asciiTheme="minorHAnsi" w:eastAsiaTheme="minorEastAsia" w:hAnsiTheme="minorHAnsi" w:cstheme="minorBidi"/>
          <w:color w:val="000000" w:themeColor="text1"/>
          <w:sz w:val="20"/>
          <w:szCs w:val="20"/>
          <w:lang w:val="en-US"/>
        </w:rPr>
        <w:t xml:space="preserve"> bread</w:t>
      </w:r>
      <w:r w:rsidR="005026A2" w:rsidRPr="07C6577B">
        <w:rPr>
          <w:rFonts w:asciiTheme="minorHAnsi" w:eastAsiaTheme="minorEastAsia" w:hAnsiTheme="minorHAnsi" w:cstheme="minorBidi"/>
          <w:color w:val="000000" w:themeColor="text1"/>
          <w:sz w:val="20"/>
          <w:szCs w:val="20"/>
          <w:lang w:val="en-US"/>
        </w:rPr>
        <w:t>,</w:t>
      </w:r>
      <w:r w:rsidR="00C46706" w:rsidRPr="07C6577B">
        <w:rPr>
          <w:rFonts w:asciiTheme="minorHAnsi" w:eastAsiaTheme="minorEastAsia" w:hAnsiTheme="minorHAnsi" w:cstheme="minorBidi"/>
          <w:color w:val="000000" w:themeColor="text1"/>
          <w:sz w:val="20"/>
          <w:szCs w:val="20"/>
          <w:lang w:val="en-US"/>
        </w:rPr>
        <w:t xml:space="preserve"> </w:t>
      </w:r>
      <w:r w:rsidR="00E16C95" w:rsidRPr="07C6577B">
        <w:rPr>
          <w:rFonts w:asciiTheme="minorHAnsi" w:eastAsiaTheme="minorEastAsia" w:hAnsiTheme="minorHAnsi" w:cstheme="minorBidi"/>
          <w:color w:val="000000" w:themeColor="text1"/>
          <w:sz w:val="20"/>
          <w:szCs w:val="20"/>
          <w:lang w:val="en-US"/>
        </w:rPr>
        <w:t>butter</w:t>
      </w:r>
      <w:r w:rsidR="00C46706" w:rsidRPr="07C6577B">
        <w:rPr>
          <w:rFonts w:asciiTheme="minorHAnsi" w:eastAsiaTheme="minorEastAsia" w:hAnsiTheme="minorHAnsi" w:cstheme="minorBidi"/>
          <w:color w:val="000000" w:themeColor="text1"/>
          <w:sz w:val="20"/>
          <w:szCs w:val="20"/>
          <w:lang w:val="en-US"/>
        </w:rPr>
        <w:t xml:space="preserve"> and cheese close to each other</w:t>
      </w:r>
      <w:r w:rsidR="00816B22" w:rsidRPr="07C6577B">
        <w:rPr>
          <w:rFonts w:asciiTheme="minorHAnsi" w:eastAsiaTheme="minorEastAsia" w:hAnsiTheme="minorHAnsi" w:cstheme="minorBidi"/>
          <w:color w:val="000000" w:themeColor="text1"/>
          <w:sz w:val="20"/>
          <w:szCs w:val="20"/>
          <w:lang w:val="en-US"/>
        </w:rPr>
        <w:t xml:space="preserve">. On online grocery stores like Instacart, it means </w:t>
      </w:r>
      <w:r w:rsidR="00CA3C07" w:rsidRPr="07C6577B">
        <w:rPr>
          <w:rFonts w:asciiTheme="minorHAnsi" w:eastAsiaTheme="minorEastAsia" w:hAnsiTheme="minorHAnsi" w:cstheme="minorBidi"/>
          <w:color w:val="000000" w:themeColor="text1"/>
          <w:sz w:val="20"/>
          <w:szCs w:val="20"/>
          <w:lang w:val="en-US"/>
        </w:rPr>
        <w:t>having the right products</w:t>
      </w:r>
      <w:r w:rsidR="004E521C" w:rsidRPr="07C6577B">
        <w:rPr>
          <w:rFonts w:asciiTheme="minorHAnsi" w:eastAsiaTheme="minorEastAsia" w:hAnsiTheme="minorHAnsi" w:cstheme="minorBidi"/>
          <w:color w:val="000000" w:themeColor="text1"/>
          <w:sz w:val="20"/>
          <w:szCs w:val="20"/>
          <w:lang w:val="en-US"/>
        </w:rPr>
        <w:t xml:space="preserve"> in the catalog, and promoting items in the app that are more likely to convert into sale.</w:t>
      </w:r>
    </w:p>
    <w:p w14:paraId="03C50C59" w14:textId="10F2A8C4" w:rsidR="00553175" w:rsidRDefault="004F2C06" w:rsidP="00163649">
      <w:pPr>
        <w:jc w:val="both"/>
        <w:rPr>
          <w:rFonts w:asciiTheme="minorHAnsi" w:eastAsiaTheme="minorEastAsia" w:hAnsiTheme="minorHAnsi" w:cstheme="minorBidi"/>
          <w:color w:val="000000" w:themeColor="text1"/>
          <w:sz w:val="20"/>
          <w:szCs w:val="20"/>
          <w:lang w:val="en-US"/>
        </w:rPr>
      </w:pPr>
      <w:r w:rsidRPr="07C6577B">
        <w:rPr>
          <w:rFonts w:asciiTheme="minorHAnsi" w:eastAsiaTheme="minorEastAsia" w:hAnsiTheme="minorHAnsi" w:cstheme="minorBidi"/>
          <w:color w:val="000000" w:themeColor="text1"/>
          <w:sz w:val="20"/>
          <w:szCs w:val="20"/>
          <w:lang w:val="en-US"/>
        </w:rPr>
        <w:t xml:space="preserve">This work covers the business case of Instacart, and how Data Science can </w:t>
      </w:r>
      <w:r w:rsidR="0018626F" w:rsidRPr="07C6577B">
        <w:rPr>
          <w:rFonts w:asciiTheme="minorHAnsi" w:eastAsiaTheme="minorEastAsia" w:hAnsiTheme="minorHAnsi" w:cstheme="minorBidi"/>
          <w:color w:val="000000" w:themeColor="text1"/>
          <w:sz w:val="20"/>
          <w:szCs w:val="20"/>
          <w:lang w:val="en-US"/>
        </w:rPr>
        <w:t>improve sales using Market Basket Analysis.</w:t>
      </w:r>
    </w:p>
    <w:p w14:paraId="689438D7" w14:textId="10F2A8C4" w:rsidR="0054084F" w:rsidRDefault="0054084F" w:rsidP="00163649">
      <w:pPr>
        <w:jc w:val="both"/>
        <w:rPr>
          <w:rFonts w:asciiTheme="minorHAnsi" w:eastAsiaTheme="minorEastAsia" w:hAnsiTheme="minorHAnsi" w:cstheme="minorBidi"/>
          <w:color w:val="000000" w:themeColor="text1"/>
          <w:sz w:val="20"/>
          <w:szCs w:val="20"/>
          <w:lang w:val="en-US"/>
        </w:rPr>
      </w:pPr>
      <w:r w:rsidRPr="07C6577B">
        <w:rPr>
          <w:rFonts w:asciiTheme="minorHAnsi" w:eastAsiaTheme="minorEastAsia" w:hAnsiTheme="minorHAnsi" w:cstheme="minorBidi"/>
          <w:color w:val="000000" w:themeColor="text1"/>
          <w:sz w:val="20"/>
          <w:szCs w:val="20"/>
          <w:lang w:val="en-US"/>
        </w:rPr>
        <w:t xml:space="preserve">On a preliminary note, we think that </w:t>
      </w:r>
      <w:r w:rsidR="00D3370F" w:rsidRPr="07C6577B">
        <w:rPr>
          <w:rFonts w:asciiTheme="minorHAnsi" w:eastAsiaTheme="minorEastAsia" w:hAnsiTheme="minorHAnsi" w:cstheme="minorBidi"/>
          <w:color w:val="000000" w:themeColor="text1"/>
          <w:sz w:val="20"/>
          <w:szCs w:val="20"/>
          <w:lang w:val="en-US"/>
        </w:rPr>
        <w:t>there</w:t>
      </w:r>
      <w:r w:rsidRPr="07C6577B">
        <w:rPr>
          <w:rFonts w:asciiTheme="minorHAnsi" w:eastAsiaTheme="minorEastAsia" w:hAnsiTheme="minorHAnsi" w:cstheme="minorBidi"/>
          <w:color w:val="000000" w:themeColor="text1"/>
          <w:sz w:val="20"/>
          <w:szCs w:val="20"/>
          <w:lang w:val="en-US"/>
        </w:rPr>
        <w:t xml:space="preserve"> is a possibility of using a cluster implementation on the numeric variables of the dataset</w:t>
      </w:r>
      <w:r w:rsidR="005419A6" w:rsidRPr="07C6577B">
        <w:rPr>
          <w:rFonts w:asciiTheme="minorHAnsi" w:eastAsiaTheme="minorEastAsia" w:hAnsiTheme="minorHAnsi" w:cstheme="minorBidi"/>
          <w:color w:val="000000" w:themeColor="text1"/>
          <w:sz w:val="20"/>
          <w:szCs w:val="20"/>
          <w:lang w:val="en-US"/>
        </w:rPr>
        <w:t xml:space="preserve"> and possible feature engineered </w:t>
      </w:r>
      <w:r w:rsidR="00D3370F" w:rsidRPr="07C6577B">
        <w:rPr>
          <w:rFonts w:asciiTheme="minorHAnsi" w:eastAsiaTheme="minorEastAsia" w:hAnsiTheme="minorHAnsi" w:cstheme="minorBidi"/>
          <w:color w:val="000000" w:themeColor="text1"/>
          <w:sz w:val="20"/>
          <w:szCs w:val="20"/>
          <w:lang w:val="en-US"/>
        </w:rPr>
        <w:t xml:space="preserve">numeric variables. </w:t>
      </w:r>
    </w:p>
    <w:p w14:paraId="570F59B5" w14:textId="10F2A8C4" w:rsidR="009E7CC9" w:rsidRPr="009E7CC9" w:rsidRDefault="009E7CC9" w:rsidP="00163649">
      <w:pPr>
        <w:jc w:val="both"/>
        <w:rPr>
          <w:rFonts w:asciiTheme="minorHAnsi" w:eastAsiaTheme="minorEastAsia" w:hAnsiTheme="minorHAnsi" w:cstheme="minorBidi"/>
          <w:color w:val="000000" w:themeColor="text1"/>
          <w:sz w:val="20"/>
          <w:szCs w:val="20"/>
          <w:lang w:val="en-GB"/>
        </w:rPr>
      </w:pPr>
      <w:r w:rsidRPr="07C6577B">
        <w:rPr>
          <w:rFonts w:asciiTheme="minorHAnsi" w:eastAsiaTheme="minorEastAsia" w:hAnsiTheme="minorHAnsi" w:cstheme="minorBidi"/>
          <w:color w:val="000000" w:themeColor="text1"/>
          <w:sz w:val="20"/>
          <w:szCs w:val="20"/>
          <w:lang w:val="en-GB"/>
        </w:rPr>
        <w:t>Our main notebook</w:t>
      </w:r>
      <w:r w:rsidR="009E429D" w:rsidRPr="07C6577B">
        <w:rPr>
          <w:rFonts w:asciiTheme="minorHAnsi" w:eastAsiaTheme="minorEastAsia" w:hAnsiTheme="minorHAnsi" w:cstheme="minorBidi"/>
          <w:color w:val="000000" w:themeColor="text1"/>
          <w:sz w:val="20"/>
          <w:szCs w:val="20"/>
          <w:lang w:val="en-GB"/>
        </w:rPr>
        <w:t xml:space="preserve"> and </w:t>
      </w:r>
      <w:r w:rsidRPr="07C6577B">
        <w:rPr>
          <w:rFonts w:asciiTheme="minorHAnsi" w:eastAsiaTheme="minorEastAsia" w:hAnsiTheme="minorHAnsi" w:cstheme="minorBidi"/>
          <w:color w:val="000000" w:themeColor="text1"/>
          <w:sz w:val="20"/>
          <w:szCs w:val="20"/>
          <w:lang w:val="en-GB"/>
        </w:rPr>
        <w:t xml:space="preserve">presentation will also be </w:t>
      </w:r>
      <w:r w:rsidR="00555E57" w:rsidRPr="07C6577B">
        <w:rPr>
          <w:rFonts w:asciiTheme="minorHAnsi" w:eastAsiaTheme="minorEastAsia" w:hAnsiTheme="minorHAnsi" w:cstheme="minorBidi"/>
          <w:color w:val="000000" w:themeColor="text1"/>
          <w:sz w:val="20"/>
          <w:szCs w:val="20"/>
          <w:lang w:val="en-GB"/>
        </w:rPr>
        <w:t xml:space="preserve">present </w:t>
      </w:r>
      <w:r w:rsidR="009E429D" w:rsidRPr="07C6577B">
        <w:rPr>
          <w:rFonts w:asciiTheme="minorHAnsi" w:eastAsiaTheme="minorEastAsia" w:hAnsiTheme="minorHAnsi" w:cstheme="minorBidi"/>
          <w:color w:val="000000" w:themeColor="text1"/>
          <w:sz w:val="20"/>
          <w:szCs w:val="20"/>
          <w:lang w:val="en-GB"/>
        </w:rPr>
        <w:t>on</w:t>
      </w:r>
      <w:r w:rsidR="00555E57" w:rsidRPr="07C6577B">
        <w:rPr>
          <w:rFonts w:asciiTheme="minorHAnsi" w:eastAsiaTheme="minorEastAsia" w:hAnsiTheme="minorHAnsi" w:cstheme="minorBidi"/>
          <w:color w:val="000000" w:themeColor="text1"/>
          <w:sz w:val="20"/>
          <w:szCs w:val="20"/>
          <w:lang w:val="en-GB"/>
        </w:rPr>
        <w:t xml:space="preserve"> </w:t>
      </w:r>
      <w:r w:rsidR="007F2F62" w:rsidRPr="07C6577B">
        <w:rPr>
          <w:rFonts w:asciiTheme="minorHAnsi" w:eastAsiaTheme="minorEastAsia" w:hAnsiTheme="minorHAnsi" w:cstheme="minorBidi"/>
          <w:color w:val="000000" w:themeColor="text1"/>
          <w:sz w:val="20"/>
          <w:szCs w:val="20"/>
          <w:lang w:val="en-GB"/>
        </w:rPr>
        <w:t xml:space="preserve">this </w:t>
      </w:r>
      <w:r w:rsidR="0041630E" w:rsidRPr="07C6577B">
        <w:rPr>
          <w:rFonts w:asciiTheme="minorHAnsi" w:eastAsiaTheme="minorEastAsia" w:hAnsiTheme="minorHAnsi" w:cstheme="minorBidi"/>
          <w:color w:val="000000" w:themeColor="text1"/>
          <w:sz w:val="20"/>
          <w:szCs w:val="20"/>
          <w:lang w:val="en-GB"/>
        </w:rPr>
        <w:t>GitHub repository:</w:t>
      </w:r>
      <w:r w:rsidR="00A72265" w:rsidRPr="07C6577B">
        <w:rPr>
          <w:rFonts w:asciiTheme="minorHAnsi" w:eastAsiaTheme="minorEastAsia" w:hAnsiTheme="minorHAnsi" w:cstheme="minorBidi"/>
          <w:color w:val="000000" w:themeColor="text1"/>
          <w:sz w:val="20"/>
          <w:szCs w:val="20"/>
          <w:lang w:val="en-GB"/>
        </w:rPr>
        <w:t xml:space="preserve"> </w:t>
      </w:r>
      <w:proofErr w:type="gramStart"/>
      <w:r w:rsidR="00A72265" w:rsidRPr="07C6577B">
        <w:rPr>
          <w:rFonts w:asciiTheme="minorHAnsi" w:eastAsiaTheme="minorEastAsia" w:hAnsiTheme="minorHAnsi" w:cstheme="minorBidi"/>
          <w:color w:val="000000" w:themeColor="text1"/>
          <w:sz w:val="20"/>
          <w:szCs w:val="20"/>
          <w:lang w:val="en-GB"/>
        </w:rPr>
        <w:t>https://github.com/PedroSancho</w:t>
      </w:r>
      <w:proofErr w:type="gramEnd"/>
    </w:p>
    <w:p w14:paraId="49D6B212" w14:textId="65F5191F" w:rsidR="00940100" w:rsidRPr="00ED1FC4" w:rsidRDefault="00606B2A" w:rsidP="00255C4D">
      <w:pPr>
        <w:pStyle w:val="Heading1"/>
      </w:pPr>
      <w:bookmarkStart w:id="12" w:name="_Toc69766240"/>
      <w:r w:rsidRPr="00ED1FC4">
        <w:t>BUSINESS UNDERSTANDING</w:t>
      </w:r>
      <w:bookmarkEnd w:id="12"/>
    </w:p>
    <w:p w14:paraId="3E3CACC2" w14:textId="4E4E8A5B" w:rsidR="009F14DF" w:rsidRDefault="00717595" w:rsidP="00867F27">
      <w:pPr>
        <w:pStyle w:val="Heading2"/>
        <w:numPr>
          <w:ilvl w:val="0"/>
          <w:numId w:val="0"/>
        </w:numPr>
        <w:pPrChange w:id="13" w:author="joao Paulo Guerreiro Aredes Cesar" w:date="2021-04-19T23:49:00Z">
          <w:pPr>
            <w:pStyle w:val="Heading2"/>
          </w:pPr>
        </w:pPrChange>
      </w:pPr>
      <w:ins w:id="14" w:author="joao Paulo Guerreiro Aredes Cesar" w:date="2021-04-19T23:39:00Z">
        <w:r>
          <w:t>2.1</w:t>
        </w:r>
      </w:ins>
      <w:r w:rsidR="00CE79F8" w:rsidRPr="00ED1FC4">
        <w:t xml:space="preserve"> </w:t>
      </w:r>
      <w:bookmarkStart w:id="15" w:name="_Toc69766241"/>
      <w:r w:rsidR="003739F9" w:rsidRPr="00ED1FC4">
        <w:t>Background</w:t>
      </w:r>
      <w:bookmarkEnd w:id="15"/>
    </w:p>
    <w:p w14:paraId="46D0E088" w14:textId="252B9419" w:rsidR="00B2552D" w:rsidRDefault="00E463ED" w:rsidP="00942CB1">
      <w:pPr>
        <w:jc w:val="both"/>
        <w:rPr>
          <w:rFonts w:asciiTheme="minorHAnsi" w:eastAsiaTheme="minorEastAsia" w:hAnsiTheme="minorHAnsi" w:cstheme="minorBidi"/>
          <w:sz w:val="20"/>
          <w:szCs w:val="20"/>
          <w:lang w:val="en-US" w:eastAsia="pt-PT"/>
        </w:rPr>
      </w:pPr>
      <w:r w:rsidRPr="48943FAB">
        <w:rPr>
          <w:rFonts w:asciiTheme="minorHAnsi" w:eastAsiaTheme="minorEastAsia" w:hAnsiTheme="minorHAnsi" w:cstheme="minorBidi"/>
          <w:sz w:val="20"/>
          <w:szCs w:val="20"/>
          <w:lang w:val="en-US" w:eastAsia="pt-PT"/>
        </w:rPr>
        <w:t xml:space="preserve">With </w:t>
      </w:r>
      <w:r w:rsidR="00520AF3" w:rsidRPr="48943FAB">
        <w:rPr>
          <w:rFonts w:asciiTheme="minorHAnsi" w:eastAsiaTheme="minorEastAsia" w:hAnsiTheme="minorHAnsi" w:cstheme="minorBidi"/>
          <w:sz w:val="20"/>
          <w:szCs w:val="20"/>
          <w:lang w:val="en-US" w:eastAsia="pt-PT"/>
        </w:rPr>
        <w:t xml:space="preserve">COVID-19, Digital Transformation of enterprises have accelerated greatly. </w:t>
      </w:r>
      <w:r w:rsidR="00E20075" w:rsidRPr="48943FAB">
        <w:rPr>
          <w:rFonts w:asciiTheme="minorHAnsi" w:eastAsiaTheme="minorEastAsia" w:hAnsiTheme="minorHAnsi" w:cstheme="minorBidi"/>
          <w:sz w:val="20"/>
          <w:szCs w:val="20"/>
          <w:lang w:val="en-US" w:eastAsia="pt-PT"/>
        </w:rPr>
        <w:t xml:space="preserve">Lockdowns, </w:t>
      </w:r>
      <w:r w:rsidR="00272BB8" w:rsidRPr="48943FAB">
        <w:rPr>
          <w:rFonts w:asciiTheme="minorHAnsi" w:eastAsiaTheme="minorEastAsia" w:hAnsiTheme="minorHAnsi" w:cstheme="minorBidi"/>
          <w:sz w:val="20"/>
          <w:szCs w:val="20"/>
          <w:lang w:val="en-US" w:eastAsia="pt-PT"/>
        </w:rPr>
        <w:t xml:space="preserve">social </w:t>
      </w:r>
      <w:r w:rsidR="006C3D6A" w:rsidRPr="48943FAB">
        <w:rPr>
          <w:rFonts w:asciiTheme="minorHAnsi" w:eastAsiaTheme="minorEastAsia" w:hAnsiTheme="minorHAnsi" w:cstheme="minorBidi"/>
          <w:sz w:val="20"/>
          <w:szCs w:val="20"/>
          <w:lang w:val="en-US" w:eastAsia="pt-PT"/>
        </w:rPr>
        <w:t>distancing,</w:t>
      </w:r>
      <w:r w:rsidR="00272BB8" w:rsidRPr="48943FAB">
        <w:rPr>
          <w:rFonts w:asciiTheme="minorHAnsi" w:eastAsiaTheme="minorEastAsia" w:hAnsiTheme="minorHAnsi" w:cstheme="minorBidi"/>
          <w:sz w:val="20"/>
          <w:szCs w:val="20"/>
          <w:lang w:val="en-US" w:eastAsia="pt-PT"/>
        </w:rPr>
        <w:t xml:space="preserve"> and </w:t>
      </w:r>
      <w:r w:rsidR="00B2552D" w:rsidRPr="48943FAB">
        <w:rPr>
          <w:rFonts w:asciiTheme="minorHAnsi" w:eastAsiaTheme="minorEastAsia" w:hAnsiTheme="minorHAnsi" w:cstheme="minorBidi"/>
          <w:sz w:val="20"/>
          <w:szCs w:val="20"/>
          <w:lang w:val="en-US" w:eastAsia="pt-PT"/>
        </w:rPr>
        <w:t>travel restrictions have forced many people into new shopping habits.</w:t>
      </w:r>
      <w:r w:rsidR="00990005">
        <w:rPr>
          <w:rFonts w:asciiTheme="minorHAnsi" w:eastAsiaTheme="minorEastAsia" w:hAnsiTheme="minorHAnsi" w:cstheme="minorBidi"/>
          <w:sz w:val="20"/>
          <w:szCs w:val="20"/>
          <w:lang w:val="en-US" w:eastAsia="pt-PT"/>
        </w:rPr>
        <w:t xml:space="preserve"> </w:t>
      </w:r>
      <w:r w:rsidR="00FD7077" w:rsidRPr="48943FAB">
        <w:rPr>
          <w:rFonts w:asciiTheme="minorHAnsi" w:eastAsiaTheme="minorEastAsia" w:hAnsiTheme="minorHAnsi" w:cstheme="minorBidi"/>
          <w:sz w:val="20"/>
          <w:szCs w:val="20"/>
          <w:lang w:val="en-US" w:eastAsia="pt-PT"/>
        </w:rPr>
        <w:t>Grocery shopping is such a case.</w:t>
      </w:r>
      <w:r w:rsidR="003F099B" w:rsidRPr="48943FAB">
        <w:rPr>
          <w:rFonts w:asciiTheme="minorHAnsi" w:eastAsiaTheme="minorEastAsia" w:hAnsiTheme="minorHAnsi" w:cstheme="minorBidi"/>
          <w:sz w:val="20"/>
          <w:szCs w:val="20"/>
          <w:lang w:val="en-US" w:eastAsia="pt-PT"/>
        </w:rPr>
        <w:t xml:space="preserve"> Report</w:t>
      </w:r>
      <w:r w:rsidR="009D42F5" w:rsidRPr="48943FAB">
        <w:rPr>
          <w:rFonts w:asciiTheme="minorHAnsi" w:eastAsiaTheme="minorEastAsia" w:hAnsiTheme="minorHAnsi" w:cstheme="minorBidi"/>
          <w:sz w:val="20"/>
          <w:szCs w:val="20"/>
          <w:lang w:val="en-US" w:eastAsia="pt-PT"/>
        </w:rPr>
        <w:t xml:space="preserve">s from </w:t>
      </w:r>
      <w:r w:rsidR="00864424" w:rsidRPr="48943FAB">
        <w:rPr>
          <w:rFonts w:asciiTheme="minorHAnsi" w:eastAsiaTheme="minorEastAsia" w:hAnsiTheme="minorHAnsi" w:cstheme="minorBidi"/>
          <w:sz w:val="20"/>
          <w:szCs w:val="20"/>
          <w:lang w:val="en-US" w:eastAsia="pt-PT"/>
        </w:rPr>
        <w:t>eMarketer</w:t>
      </w:r>
      <w:r w:rsidR="001F5775" w:rsidRPr="48943FAB">
        <w:rPr>
          <w:rStyle w:val="FootnoteReference"/>
          <w:rFonts w:asciiTheme="minorHAnsi" w:eastAsiaTheme="minorEastAsia" w:hAnsiTheme="minorHAnsi" w:cstheme="minorBidi"/>
          <w:sz w:val="20"/>
          <w:szCs w:val="20"/>
          <w:lang w:val="en-US" w:eastAsia="pt-PT"/>
        </w:rPr>
        <w:footnoteReference w:id="2"/>
      </w:r>
      <w:r w:rsidR="00F55E75" w:rsidRPr="48943FAB">
        <w:rPr>
          <w:rFonts w:asciiTheme="minorHAnsi" w:eastAsiaTheme="minorEastAsia" w:hAnsiTheme="minorHAnsi" w:cstheme="minorBidi"/>
          <w:sz w:val="20"/>
          <w:szCs w:val="20"/>
          <w:lang w:val="en-US" w:eastAsia="pt-PT"/>
        </w:rPr>
        <w:t xml:space="preserve"> </w:t>
      </w:r>
      <w:r w:rsidR="00864424" w:rsidRPr="48943FAB">
        <w:rPr>
          <w:rFonts w:asciiTheme="minorHAnsi" w:eastAsiaTheme="minorEastAsia" w:hAnsiTheme="minorHAnsi" w:cstheme="minorBidi"/>
          <w:sz w:val="20"/>
          <w:szCs w:val="20"/>
          <w:lang w:val="en-US" w:eastAsia="pt-PT"/>
        </w:rPr>
        <w:t>show a 41.9% increase in sales in just one year</w:t>
      </w:r>
      <w:r w:rsidR="00DB4731" w:rsidRPr="48943FAB">
        <w:rPr>
          <w:rFonts w:asciiTheme="minorHAnsi" w:eastAsiaTheme="minorEastAsia" w:hAnsiTheme="minorHAnsi" w:cstheme="minorBidi"/>
          <w:sz w:val="20"/>
          <w:szCs w:val="20"/>
          <w:lang w:val="en-US" w:eastAsia="pt-PT"/>
        </w:rPr>
        <w:t xml:space="preserve">, with a </w:t>
      </w:r>
      <w:r w:rsidR="00D546EC" w:rsidRPr="48943FAB">
        <w:rPr>
          <w:rFonts w:asciiTheme="minorHAnsi" w:eastAsiaTheme="minorEastAsia" w:hAnsiTheme="minorHAnsi" w:cstheme="minorBidi"/>
          <w:sz w:val="20"/>
          <w:szCs w:val="20"/>
          <w:lang w:val="en-US" w:eastAsia="pt-PT"/>
        </w:rPr>
        <w:t>more modest</w:t>
      </w:r>
      <w:r w:rsidR="00DB4731" w:rsidRPr="48943FAB">
        <w:rPr>
          <w:rFonts w:asciiTheme="minorHAnsi" w:eastAsiaTheme="minorEastAsia" w:hAnsiTheme="minorHAnsi" w:cstheme="minorBidi"/>
          <w:sz w:val="20"/>
          <w:szCs w:val="20"/>
          <w:lang w:val="en-US" w:eastAsia="pt-PT"/>
        </w:rPr>
        <w:t xml:space="preserve"> increase projected after</w:t>
      </w:r>
      <w:r w:rsidR="00D546EC" w:rsidRPr="48943FAB">
        <w:rPr>
          <w:rFonts w:asciiTheme="minorHAnsi" w:eastAsiaTheme="minorEastAsia" w:hAnsiTheme="minorHAnsi" w:cstheme="minorBidi"/>
          <w:sz w:val="20"/>
          <w:szCs w:val="20"/>
          <w:lang w:val="en-US" w:eastAsia="pt-PT"/>
        </w:rPr>
        <w:t xml:space="preserve"> the pandemic is over.</w:t>
      </w:r>
    </w:p>
    <w:p w14:paraId="02552F32" w14:textId="561D576E" w:rsidR="006C3D6A" w:rsidRDefault="7CFA7428" w:rsidP="00864424">
      <w:pPr>
        <w:keepNext/>
        <w:jc w:val="center"/>
      </w:pPr>
      <w:r>
        <w:rPr>
          <w:noProof/>
        </w:rPr>
        <w:drawing>
          <wp:inline distT="0" distB="0" distL="0" distR="0" wp14:anchorId="64F681E8" wp14:editId="5FE3D9B5">
            <wp:extent cx="2234565" cy="175207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234565" cy="1752075"/>
                    </a:xfrm>
                    <a:prstGeom prst="rect">
                      <a:avLst/>
                    </a:prstGeom>
                  </pic:spPr>
                </pic:pic>
              </a:graphicData>
            </a:graphic>
          </wp:inline>
        </w:drawing>
      </w:r>
    </w:p>
    <w:p w14:paraId="525BB6E3" w14:textId="7B29AD62" w:rsidR="005260CD" w:rsidRPr="008044A0" w:rsidRDefault="006C3D6A" w:rsidP="006C3D6A">
      <w:pPr>
        <w:pStyle w:val="Caption"/>
        <w:rPr>
          <w:rFonts w:ascii="Arial" w:hAnsi="Arial" w:cs="Arial"/>
          <w:sz w:val="16"/>
          <w:szCs w:val="12"/>
          <w:lang w:val="en-US"/>
        </w:rPr>
      </w:pPr>
      <w:r w:rsidRPr="008044A0">
        <w:rPr>
          <w:rFonts w:ascii="Arial" w:hAnsi="Arial" w:cs="Arial"/>
          <w:sz w:val="16"/>
          <w:szCs w:val="12"/>
          <w:lang w:val="en-US"/>
        </w:rPr>
        <w:t xml:space="preserve">Figure </w:t>
      </w:r>
      <w:r w:rsidRPr="008044A0">
        <w:rPr>
          <w:rFonts w:ascii="Arial" w:hAnsi="Arial" w:cs="Arial"/>
          <w:sz w:val="16"/>
          <w:szCs w:val="12"/>
        </w:rPr>
        <w:fldChar w:fldCharType="begin"/>
      </w:r>
      <w:r w:rsidRPr="008044A0">
        <w:rPr>
          <w:rFonts w:ascii="Arial" w:hAnsi="Arial" w:cs="Arial"/>
          <w:sz w:val="16"/>
          <w:szCs w:val="12"/>
          <w:lang w:val="en-US"/>
        </w:rPr>
        <w:instrText xml:space="preserve"> SEQ Figure \* ARABIC </w:instrText>
      </w:r>
      <w:r w:rsidRPr="008044A0">
        <w:rPr>
          <w:rFonts w:ascii="Arial" w:hAnsi="Arial" w:cs="Arial"/>
          <w:sz w:val="16"/>
          <w:szCs w:val="12"/>
        </w:rPr>
        <w:fldChar w:fldCharType="separate"/>
      </w:r>
      <w:r w:rsidR="008044A0" w:rsidRPr="008044A0">
        <w:rPr>
          <w:rFonts w:ascii="Arial" w:hAnsi="Arial" w:cs="Arial"/>
          <w:noProof/>
          <w:sz w:val="16"/>
          <w:szCs w:val="12"/>
          <w:lang w:val="en-US"/>
        </w:rPr>
        <w:t>1</w:t>
      </w:r>
      <w:r w:rsidRPr="008044A0">
        <w:rPr>
          <w:rFonts w:ascii="Arial" w:hAnsi="Arial" w:cs="Arial"/>
          <w:sz w:val="16"/>
          <w:szCs w:val="12"/>
        </w:rPr>
        <w:fldChar w:fldCharType="end"/>
      </w:r>
      <w:r w:rsidRPr="008044A0">
        <w:rPr>
          <w:rFonts w:ascii="Arial" w:hAnsi="Arial" w:cs="Arial"/>
          <w:sz w:val="16"/>
          <w:szCs w:val="12"/>
          <w:lang w:val="en-US"/>
        </w:rPr>
        <w:t xml:space="preserve"> - Online grocery shopping sales in the United States (in billion U.S. dollars)</w:t>
      </w:r>
    </w:p>
    <w:p w14:paraId="61408B79" w14:textId="740940D7" w:rsidR="00253847" w:rsidRDefault="00FE72C8" w:rsidP="00942CB1">
      <w:pPr>
        <w:jc w:val="both"/>
        <w:rPr>
          <w:rFonts w:asciiTheme="minorHAnsi" w:eastAsiaTheme="minorEastAsia" w:hAnsiTheme="minorHAnsi" w:cstheme="minorBidi"/>
          <w:sz w:val="20"/>
          <w:szCs w:val="20"/>
          <w:lang w:val="en-US" w:eastAsia="pt-PT"/>
        </w:rPr>
      </w:pPr>
      <w:r w:rsidRPr="1E53AA4F">
        <w:rPr>
          <w:rFonts w:asciiTheme="minorHAnsi" w:eastAsiaTheme="minorEastAsia" w:hAnsiTheme="minorHAnsi" w:cstheme="minorBidi"/>
          <w:sz w:val="20"/>
          <w:szCs w:val="20"/>
          <w:lang w:val="en-US" w:eastAsia="pt-PT"/>
        </w:rPr>
        <w:t>Data fro</w:t>
      </w:r>
      <w:r w:rsidR="00253847" w:rsidRPr="1E53AA4F">
        <w:rPr>
          <w:rFonts w:asciiTheme="minorHAnsi" w:eastAsiaTheme="minorEastAsia" w:hAnsiTheme="minorHAnsi" w:cstheme="minorBidi"/>
          <w:sz w:val="20"/>
          <w:szCs w:val="20"/>
          <w:lang w:val="en-US" w:eastAsia="pt-PT"/>
        </w:rPr>
        <w:t>m a recent study made by Statista</w:t>
      </w:r>
      <w:r w:rsidR="00122026" w:rsidRPr="1E53AA4F">
        <w:rPr>
          <w:rStyle w:val="FootnoteReference"/>
          <w:rFonts w:asciiTheme="minorHAnsi" w:eastAsiaTheme="minorEastAsia" w:hAnsiTheme="minorHAnsi" w:cstheme="minorBidi"/>
          <w:sz w:val="20"/>
          <w:szCs w:val="20"/>
          <w:lang w:val="en-US" w:eastAsia="pt-PT"/>
        </w:rPr>
        <w:footnoteReference w:id="3"/>
      </w:r>
      <w:r w:rsidR="00253847" w:rsidRPr="1E53AA4F">
        <w:rPr>
          <w:rFonts w:asciiTheme="minorHAnsi" w:eastAsiaTheme="minorEastAsia" w:hAnsiTheme="minorHAnsi" w:cstheme="minorBidi"/>
          <w:sz w:val="20"/>
          <w:szCs w:val="20"/>
          <w:lang w:val="en-US" w:eastAsia="pt-PT"/>
        </w:rPr>
        <w:t xml:space="preserve"> shows that </w:t>
      </w:r>
      <w:r w:rsidR="00D45135" w:rsidRPr="1E53AA4F">
        <w:rPr>
          <w:rFonts w:asciiTheme="minorHAnsi" w:eastAsiaTheme="minorEastAsia" w:hAnsiTheme="minorHAnsi" w:cstheme="minorBidi"/>
          <w:sz w:val="20"/>
          <w:szCs w:val="20"/>
          <w:lang w:val="en-US" w:eastAsia="pt-PT"/>
        </w:rPr>
        <w:t>during the pandemic, it</w:t>
      </w:r>
      <w:r w:rsidR="00175ADF" w:rsidRPr="1E53AA4F">
        <w:rPr>
          <w:rFonts w:asciiTheme="minorHAnsi" w:eastAsiaTheme="minorEastAsia" w:hAnsiTheme="minorHAnsi" w:cstheme="minorBidi"/>
          <w:sz w:val="20"/>
          <w:szCs w:val="20"/>
          <w:lang w:val="en-US" w:eastAsia="pt-PT"/>
        </w:rPr>
        <w:t xml:space="preserve">s market share </w:t>
      </w:r>
      <w:r w:rsidR="007364B0" w:rsidRPr="1E53AA4F">
        <w:rPr>
          <w:rFonts w:asciiTheme="minorHAnsi" w:eastAsiaTheme="minorEastAsia" w:hAnsiTheme="minorHAnsi" w:cstheme="minorBidi"/>
          <w:sz w:val="20"/>
          <w:szCs w:val="20"/>
          <w:lang w:val="en-US" w:eastAsia="pt-PT"/>
        </w:rPr>
        <w:t xml:space="preserve">has </w:t>
      </w:r>
      <w:r w:rsidR="0050251C" w:rsidRPr="1E53AA4F">
        <w:rPr>
          <w:rFonts w:asciiTheme="minorHAnsi" w:eastAsiaTheme="minorEastAsia" w:hAnsiTheme="minorHAnsi" w:cstheme="minorBidi"/>
          <w:sz w:val="20"/>
          <w:szCs w:val="20"/>
          <w:lang w:val="en-US" w:eastAsia="pt-PT"/>
        </w:rPr>
        <w:t>increased to about a third</w:t>
      </w:r>
      <w:r w:rsidR="000F4C18" w:rsidRPr="1E53AA4F">
        <w:rPr>
          <w:rFonts w:asciiTheme="minorHAnsi" w:eastAsiaTheme="minorEastAsia" w:hAnsiTheme="minorHAnsi" w:cstheme="minorBidi"/>
          <w:sz w:val="20"/>
          <w:szCs w:val="20"/>
          <w:lang w:val="en-US" w:eastAsia="pt-PT"/>
        </w:rPr>
        <w:t xml:space="preserve"> of the </w:t>
      </w:r>
      <w:r w:rsidR="00B85C6C" w:rsidRPr="1E53AA4F">
        <w:rPr>
          <w:rFonts w:asciiTheme="minorHAnsi" w:eastAsiaTheme="minorEastAsia" w:hAnsiTheme="minorHAnsi" w:cstheme="minorBidi"/>
          <w:sz w:val="20"/>
          <w:szCs w:val="20"/>
          <w:lang w:val="en-US" w:eastAsia="pt-PT"/>
        </w:rPr>
        <w:t xml:space="preserve">total </w:t>
      </w:r>
      <w:r w:rsidR="00D17FFB" w:rsidRPr="1E53AA4F">
        <w:rPr>
          <w:rFonts w:asciiTheme="minorHAnsi" w:eastAsiaTheme="minorEastAsia" w:hAnsiTheme="minorHAnsi" w:cstheme="minorBidi"/>
          <w:sz w:val="20"/>
          <w:szCs w:val="20"/>
          <w:lang w:val="en-US" w:eastAsia="pt-PT"/>
        </w:rPr>
        <w:t xml:space="preserve">online </w:t>
      </w:r>
      <w:r w:rsidR="00B85C6C" w:rsidRPr="1E53AA4F">
        <w:rPr>
          <w:rFonts w:asciiTheme="minorHAnsi" w:eastAsiaTheme="minorEastAsia" w:hAnsiTheme="minorHAnsi" w:cstheme="minorBidi"/>
          <w:sz w:val="20"/>
          <w:szCs w:val="20"/>
          <w:lang w:val="en-US" w:eastAsia="pt-PT"/>
        </w:rPr>
        <w:t xml:space="preserve">sales of </w:t>
      </w:r>
      <w:r w:rsidR="00D17FFB" w:rsidRPr="1E53AA4F">
        <w:rPr>
          <w:rFonts w:asciiTheme="minorHAnsi" w:eastAsiaTheme="minorEastAsia" w:hAnsiTheme="minorHAnsi" w:cstheme="minorBidi"/>
          <w:sz w:val="20"/>
          <w:szCs w:val="20"/>
          <w:lang w:val="en-US" w:eastAsia="pt-PT"/>
        </w:rPr>
        <w:t>Fresh and Frozen food in the US</w:t>
      </w:r>
      <w:r w:rsidR="00990005">
        <w:rPr>
          <w:rFonts w:asciiTheme="minorHAnsi" w:eastAsiaTheme="minorEastAsia" w:hAnsiTheme="minorHAnsi" w:cstheme="minorBidi"/>
          <w:sz w:val="20"/>
          <w:szCs w:val="20"/>
          <w:lang w:val="en-US" w:eastAsia="pt-PT"/>
        </w:rPr>
        <w:t>, showing that Instacart is a big player.</w:t>
      </w:r>
    </w:p>
    <w:p w14:paraId="66374AA4" w14:textId="77777777" w:rsidR="008044A0" w:rsidRDefault="00253847" w:rsidP="00990005">
      <w:pPr>
        <w:keepNext/>
        <w:jc w:val="center"/>
      </w:pPr>
      <w:r>
        <w:rPr>
          <w:noProof/>
        </w:rPr>
        <w:drawing>
          <wp:inline distT="0" distB="0" distL="0" distR="0" wp14:anchorId="1DE484AF" wp14:editId="5005A46D">
            <wp:extent cx="5160475" cy="1520982"/>
            <wp:effectExtent l="0" t="0" r="2540" b="317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F06B021" w14:textId="5EED6C12" w:rsidR="003A2AEE" w:rsidRPr="00D17FFB" w:rsidRDefault="008044A0" w:rsidP="00D17FFB">
      <w:pPr>
        <w:pStyle w:val="Caption"/>
        <w:rPr>
          <w:rFonts w:ascii="Arial" w:hAnsi="Arial" w:cs="Arial"/>
          <w:sz w:val="16"/>
          <w:szCs w:val="12"/>
          <w:lang w:val="en-US"/>
        </w:rPr>
      </w:pPr>
      <w:r w:rsidRPr="00045B82">
        <w:rPr>
          <w:rFonts w:ascii="Arial" w:hAnsi="Arial" w:cs="Arial"/>
          <w:sz w:val="16"/>
          <w:szCs w:val="12"/>
          <w:lang w:val="en-US"/>
        </w:rPr>
        <w:t xml:space="preserve">Figure </w:t>
      </w:r>
      <w:r w:rsidRPr="008044A0">
        <w:rPr>
          <w:rFonts w:ascii="Arial" w:hAnsi="Arial" w:cs="Arial"/>
          <w:sz w:val="16"/>
          <w:szCs w:val="12"/>
        </w:rPr>
        <w:fldChar w:fldCharType="begin"/>
      </w:r>
      <w:r w:rsidRPr="00045B82">
        <w:rPr>
          <w:rFonts w:ascii="Arial" w:hAnsi="Arial" w:cs="Arial"/>
          <w:sz w:val="16"/>
          <w:szCs w:val="12"/>
          <w:lang w:val="en-US"/>
        </w:rPr>
        <w:instrText xml:space="preserve"> SEQ Figure \* ARABIC </w:instrText>
      </w:r>
      <w:r w:rsidRPr="008044A0">
        <w:rPr>
          <w:rFonts w:ascii="Arial" w:hAnsi="Arial" w:cs="Arial"/>
          <w:sz w:val="16"/>
          <w:szCs w:val="12"/>
        </w:rPr>
        <w:fldChar w:fldCharType="separate"/>
      </w:r>
      <w:r w:rsidRPr="00045B82">
        <w:rPr>
          <w:rFonts w:ascii="Arial" w:hAnsi="Arial" w:cs="Arial"/>
          <w:noProof/>
          <w:sz w:val="16"/>
          <w:szCs w:val="12"/>
          <w:lang w:val="en-US"/>
        </w:rPr>
        <w:t>2</w:t>
      </w:r>
      <w:r w:rsidRPr="008044A0">
        <w:rPr>
          <w:rFonts w:ascii="Arial" w:hAnsi="Arial" w:cs="Arial"/>
          <w:sz w:val="16"/>
          <w:szCs w:val="12"/>
        </w:rPr>
        <w:fldChar w:fldCharType="end"/>
      </w:r>
      <w:r w:rsidRPr="00045B82">
        <w:rPr>
          <w:rFonts w:ascii="Arial" w:hAnsi="Arial" w:cs="Arial"/>
          <w:noProof/>
          <w:sz w:val="16"/>
          <w:szCs w:val="12"/>
          <w:lang w:val="en-US"/>
        </w:rPr>
        <w:t xml:space="preserve">  InstaCart e-commerce market share during the coronavirus pandemic in the </w:t>
      </w:r>
      <w:r w:rsidR="00045B82">
        <w:rPr>
          <w:rFonts w:ascii="Arial" w:hAnsi="Arial" w:cs="Arial"/>
          <w:noProof/>
          <w:sz w:val="16"/>
          <w:szCs w:val="12"/>
          <w:lang w:val="en-US"/>
        </w:rPr>
        <w:t>US</w:t>
      </w:r>
      <w:r w:rsidRPr="00045B82">
        <w:rPr>
          <w:rFonts w:ascii="Arial" w:hAnsi="Arial" w:cs="Arial"/>
          <w:noProof/>
          <w:sz w:val="16"/>
          <w:szCs w:val="12"/>
          <w:lang w:val="en-US"/>
        </w:rPr>
        <w:t xml:space="preserve"> from January to April 2020</w:t>
      </w:r>
    </w:p>
    <w:p w14:paraId="2C801A26" w14:textId="462AD71E" w:rsidR="000A286E" w:rsidRDefault="0008251F" w:rsidP="00942CB1">
      <w:pPr>
        <w:jc w:val="both"/>
        <w:rPr>
          <w:rFonts w:asciiTheme="minorHAnsi" w:eastAsiaTheme="minorEastAsia" w:hAnsiTheme="minorHAnsi" w:cstheme="minorBidi"/>
          <w:sz w:val="20"/>
          <w:szCs w:val="20"/>
          <w:lang w:val="en-US" w:eastAsia="pt-PT"/>
        </w:rPr>
      </w:pPr>
      <w:r w:rsidRPr="70B23EF1">
        <w:rPr>
          <w:rFonts w:asciiTheme="minorHAnsi" w:eastAsiaTheme="minorEastAsia" w:hAnsiTheme="minorHAnsi" w:cstheme="minorBidi"/>
          <w:sz w:val="20"/>
          <w:szCs w:val="20"/>
          <w:lang w:val="en-US" w:eastAsia="pt-PT"/>
        </w:rPr>
        <w:t xml:space="preserve">This </w:t>
      </w:r>
      <w:r w:rsidR="00E83B23" w:rsidRPr="70B23EF1">
        <w:rPr>
          <w:rFonts w:asciiTheme="minorHAnsi" w:eastAsiaTheme="minorEastAsia" w:hAnsiTheme="minorHAnsi" w:cstheme="minorBidi"/>
          <w:sz w:val="20"/>
          <w:szCs w:val="20"/>
          <w:lang w:val="en-US" w:eastAsia="pt-PT"/>
        </w:rPr>
        <w:t xml:space="preserve">change of habits in consumer </w:t>
      </w:r>
      <w:r w:rsidR="00D958CE" w:rsidRPr="70B23EF1">
        <w:rPr>
          <w:rFonts w:asciiTheme="minorHAnsi" w:eastAsiaTheme="minorEastAsia" w:hAnsiTheme="minorHAnsi" w:cstheme="minorBidi"/>
          <w:sz w:val="20"/>
          <w:szCs w:val="20"/>
          <w:lang w:val="en-US" w:eastAsia="pt-PT"/>
        </w:rPr>
        <w:t>spending has greatly boosted Instacart prospects. As</w:t>
      </w:r>
      <w:r w:rsidR="009B6F0A" w:rsidRPr="70B23EF1">
        <w:rPr>
          <w:rFonts w:asciiTheme="minorHAnsi" w:eastAsiaTheme="minorEastAsia" w:hAnsiTheme="minorHAnsi" w:cstheme="minorBidi"/>
          <w:sz w:val="20"/>
          <w:szCs w:val="20"/>
          <w:lang w:val="en-US" w:eastAsia="pt-PT"/>
        </w:rPr>
        <w:t xml:space="preserve"> with every </w:t>
      </w:r>
      <w:r w:rsidR="00806616" w:rsidRPr="70B23EF1">
        <w:rPr>
          <w:rFonts w:asciiTheme="minorHAnsi" w:eastAsiaTheme="minorEastAsia" w:hAnsiTheme="minorHAnsi" w:cstheme="minorBidi"/>
          <w:sz w:val="20"/>
          <w:szCs w:val="20"/>
          <w:lang w:val="en-US" w:eastAsia="pt-PT"/>
        </w:rPr>
        <w:t xml:space="preserve">rapid growth case, there´s </w:t>
      </w:r>
      <w:r w:rsidR="00566AB4" w:rsidRPr="70B23EF1">
        <w:rPr>
          <w:rFonts w:asciiTheme="minorHAnsi" w:eastAsiaTheme="minorEastAsia" w:hAnsiTheme="minorHAnsi" w:cstheme="minorBidi"/>
          <w:sz w:val="20"/>
          <w:szCs w:val="20"/>
          <w:lang w:val="en-US" w:eastAsia="pt-PT"/>
        </w:rPr>
        <w:t>opportunity</w:t>
      </w:r>
      <w:r w:rsidR="00906AD2" w:rsidRPr="70B23EF1">
        <w:rPr>
          <w:rFonts w:asciiTheme="minorHAnsi" w:eastAsiaTheme="minorEastAsia" w:hAnsiTheme="minorHAnsi" w:cstheme="minorBidi"/>
          <w:sz w:val="20"/>
          <w:szCs w:val="20"/>
          <w:lang w:val="en-US" w:eastAsia="pt-PT"/>
        </w:rPr>
        <w:t xml:space="preserve"> alongside the risks</w:t>
      </w:r>
      <w:r w:rsidR="00566AB4" w:rsidRPr="70B23EF1">
        <w:rPr>
          <w:rFonts w:asciiTheme="minorHAnsi" w:eastAsiaTheme="minorEastAsia" w:hAnsiTheme="minorHAnsi" w:cstheme="minorBidi"/>
          <w:sz w:val="20"/>
          <w:szCs w:val="20"/>
          <w:lang w:val="en-US" w:eastAsia="pt-PT"/>
        </w:rPr>
        <w:t xml:space="preserve">. Instacart </w:t>
      </w:r>
      <w:r w:rsidR="00D17FFB" w:rsidRPr="70B23EF1">
        <w:rPr>
          <w:rFonts w:asciiTheme="minorHAnsi" w:eastAsiaTheme="minorEastAsia" w:hAnsiTheme="minorHAnsi" w:cstheme="minorBidi"/>
          <w:sz w:val="20"/>
          <w:szCs w:val="20"/>
          <w:lang w:val="en-US" w:eastAsia="pt-PT"/>
        </w:rPr>
        <w:t>must</w:t>
      </w:r>
      <w:r w:rsidR="00566AB4" w:rsidRPr="70B23EF1">
        <w:rPr>
          <w:rFonts w:asciiTheme="minorHAnsi" w:eastAsiaTheme="minorEastAsia" w:hAnsiTheme="minorHAnsi" w:cstheme="minorBidi"/>
          <w:sz w:val="20"/>
          <w:szCs w:val="20"/>
          <w:lang w:val="en-US" w:eastAsia="pt-PT"/>
        </w:rPr>
        <w:t xml:space="preserve"> keep its customers </w:t>
      </w:r>
      <w:r w:rsidR="005D5A6D" w:rsidRPr="70B23EF1">
        <w:rPr>
          <w:rFonts w:asciiTheme="minorHAnsi" w:eastAsiaTheme="minorEastAsia" w:hAnsiTheme="minorHAnsi" w:cstheme="minorBidi"/>
          <w:sz w:val="20"/>
          <w:szCs w:val="20"/>
          <w:lang w:val="en-US" w:eastAsia="pt-PT"/>
        </w:rPr>
        <w:t>satisfied</w:t>
      </w:r>
      <w:r w:rsidR="003B4B20" w:rsidRPr="70B23EF1">
        <w:rPr>
          <w:rFonts w:asciiTheme="minorHAnsi" w:eastAsiaTheme="minorEastAsia" w:hAnsiTheme="minorHAnsi" w:cstheme="minorBidi"/>
          <w:sz w:val="20"/>
          <w:szCs w:val="20"/>
          <w:lang w:val="en-US" w:eastAsia="pt-PT"/>
        </w:rPr>
        <w:t xml:space="preserve"> by</w:t>
      </w:r>
      <w:r w:rsidR="00566AB4" w:rsidRPr="70B23EF1">
        <w:rPr>
          <w:rFonts w:asciiTheme="minorHAnsi" w:eastAsiaTheme="minorEastAsia" w:hAnsiTheme="minorHAnsi" w:cstheme="minorBidi"/>
          <w:sz w:val="20"/>
          <w:szCs w:val="20"/>
          <w:lang w:val="en-US" w:eastAsia="pt-PT"/>
        </w:rPr>
        <w:t xml:space="preserve"> taking care of </w:t>
      </w:r>
      <w:r w:rsidR="00172B23" w:rsidRPr="70B23EF1">
        <w:rPr>
          <w:rFonts w:asciiTheme="minorHAnsi" w:eastAsiaTheme="minorEastAsia" w:hAnsiTheme="minorHAnsi" w:cstheme="minorBidi"/>
          <w:sz w:val="20"/>
          <w:szCs w:val="20"/>
          <w:lang w:val="en-US" w:eastAsia="pt-PT"/>
        </w:rPr>
        <w:t xml:space="preserve">the </w:t>
      </w:r>
      <w:r w:rsidR="00566AB4" w:rsidRPr="70B23EF1">
        <w:rPr>
          <w:rFonts w:asciiTheme="minorHAnsi" w:eastAsiaTheme="minorEastAsia" w:hAnsiTheme="minorHAnsi" w:cstheme="minorBidi"/>
          <w:sz w:val="20"/>
          <w:szCs w:val="20"/>
          <w:lang w:val="en-US" w:eastAsia="pt-PT"/>
        </w:rPr>
        <w:t>l</w:t>
      </w:r>
      <w:r w:rsidR="00172B23" w:rsidRPr="70B23EF1">
        <w:rPr>
          <w:rFonts w:asciiTheme="minorHAnsi" w:eastAsiaTheme="minorEastAsia" w:hAnsiTheme="minorHAnsi" w:cstheme="minorBidi"/>
          <w:sz w:val="20"/>
          <w:szCs w:val="20"/>
          <w:lang w:val="en-US" w:eastAsia="pt-PT"/>
        </w:rPr>
        <w:t xml:space="preserve">ogistics surge, but </w:t>
      </w:r>
      <w:r w:rsidR="00772A55" w:rsidRPr="70B23EF1">
        <w:rPr>
          <w:rFonts w:asciiTheme="minorHAnsi" w:eastAsiaTheme="minorEastAsia" w:hAnsiTheme="minorHAnsi" w:cstheme="minorBidi"/>
          <w:sz w:val="20"/>
          <w:szCs w:val="20"/>
          <w:lang w:val="en-US" w:eastAsia="pt-PT"/>
        </w:rPr>
        <w:t>also there</w:t>
      </w:r>
      <w:r w:rsidR="00E5560F" w:rsidRPr="70B23EF1">
        <w:rPr>
          <w:rFonts w:asciiTheme="minorHAnsi" w:eastAsiaTheme="minorEastAsia" w:hAnsiTheme="minorHAnsi" w:cstheme="minorBidi"/>
          <w:sz w:val="20"/>
          <w:szCs w:val="20"/>
          <w:lang w:val="en-US" w:eastAsia="pt-PT"/>
        </w:rPr>
        <w:t xml:space="preserve"> i</w:t>
      </w:r>
      <w:r w:rsidR="00772A55" w:rsidRPr="70B23EF1">
        <w:rPr>
          <w:rFonts w:asciiTheme="minorHAnsi" w:eastAsiaTheme="minorEastAsia" w:hAnsiTheme="minorHAnsi" w:cstheme="minorBidi"/>
          <w:sz w:val="20"/>
          <w:szCs w:val="20"/>
          <w:lang w:val="en-US" w:eastAsia="pt-PT"/>
        </w:rPr>
        <w:t>s the chance to deliver such a good experience in grocery shopping through their app, that people m</w:t>
      </w:r>
      <w:r w:rsidR="000F2824" w:rsidRPr="70B23EF1">
        <w:rPr>
          <w:rFonts w:asciiTheme="minorHAnsi" w:eastAsiaTheme="minorEastAsia" w:hAnsiTheme="minorHAnsi" w:cstheme="minorBidi"/>
          <w:sz w:val="20"/>
          <w:szCs w:val="20"/>
          <w:lang w:val="en-US" w:eastAsia="pt-PT"/>
        </w:rPr>
        <w:t>ight</w:t>
      </w:r>
      <w:r w:rsidR="00393C96" w:rsidRPr="70B23EF1">
        <w:rPr>
          <w:rFonts w:asciiTheme="minorHAnsi" w:eastAsiaTheme="minorEastAsia" w:hAnsiTheme="minorHAnsi" w:cstheme="minorBidi"/>
          <w:sz w:val="20"/>
          <w:szCs w:val="20"/>
          <w:lang w:val="en-US" w:eastAsia="pt-PT"/>
        </w:rPr>
        <w:t xml:space="preserve"> choose to continue shopping online for convenience, even after the pandemic is over.</w:t>
      </w:r>
    </w:p>
    <w:p w14:paraId="09481B8E" w14:textId="0370F6F9" w:rsidR="00851227" w:rsidRPr="00A9356F" w:rsidRDefault="00D621B2" w:rsidP="007E5798">
      <w:pPr>
        <w:pStyle w:val="Heading2"/>
        <w:numPr>
          <w:ilvl w:val="1"/>
          <w:numId w:val="52"/>
        </w:numPr>
        <w:pPrChange w:id="16" w:author="joao Paulo Guerreiro Aredes Cesar" w:date="2021-04-19T23:40:00Z">
          <w:pPr>
            <w:pStyle w:val="Heading2"/>
          </w:pPr>
        </w:pPrChange>
      </w:pPr>
      <w:bookmarkStart w:id="17" w:name="_Toc69766242"/>
      <w:r w:rsidRPr="004E521C">
        <w:t>Business</w:t>
      </w:r>
      <w:r w:rsidR="003D431E" w:rsidRPr="004E521C">
        <w:t xml:space="preserve"> </w:t>
      </w:r>
      <w:r w:rsidR="003739F9" w:rsidRPr="004E521C">
        <w:t>Objectives</w:t>
      </w:r>
      <w:bookmarkEnd w:id="17"/>
    </w:p>
    <w:p w14:paraId="246A5355" w14:textId="74058A5A" w:rsidR="50A02753" w:rsidRPr="008D6250" w:rsidRDefault="005F3B15" w:rsidP="00990005">
      <w:pPr>
        <w:jc w:val="both"/>
        <w:rPr>
          <w:rFonts w:asciiTheme="minorHAnsi" w:eastAsiaTheme="minorEastAsia" w:hAnsiTheme="minorHAnsi" w:cstheme="minorBidi"/>
          <w:sz w:val="20"/>
          <w:szCs w:val="20"/>
          <w:lang w:val="en-US" w:eastAsia="pt-PT"/>
        </w:rPr>
      </w:pPr>
      <w:r w:rsidRPr="3F0685C2">
        <w:rPr>
          <w:rFonts w:asciiTheme="minorHAnsi" w:eastAsiaTheme="minorEastAsia" w:hAnsiTheme="minorHAnsi" w:cstheme="minorBidi"/>
          <w:sz w:val="20"/>
          <w:szCs w:val="20"/>
          <w:lang w:val="en-US" w:eastAsia="pt-PT"/>
        </w:rPr>
        <w:t>To further develop the</w:t>
      </w:r>
      <w:r w:rsidR="00F44D7D" w:rsidRPr="3F0685C2">
        <w:rPr>
          <w:rFonts w:asciiTheme="minorHAnsi" w:eastAsiaTheme="minorEastAsia" w:hAnsiTheme="minorHAnsi" w:cstheme="minorBidi"/>
          <w:sz w:val="20"/>
          <w:szCs w:val="20"/>
          <w:lang w:val="en-US" w:eastAsia="pt-PT"/>
        </w:rPr>
        <w:t xml:space="preserve"> customer</w:t>
      </w:r>
      <w:r w:rsidRPr="3F0685C2">
        <w:rPr>
          <w:rFonts w:asciiTheme="minorHAnsi" w:eastAsiaTheme="minorEastAsia" w:hAnsiTheme="minorHAnsi" w:cstheme="minorBidi"/>
          <w:sz w:val="20"/>
          <w:szCs w:val="20"/>
          <w:lang w:val="en-US" w:eastAsia="pt-PT"/>
        </w:rPr>
        <w:t xml:space="preserve"> experience</w:t>
      </w:r>
      <w:r w:rsidR="00F44D7D" w:rsidRPr="3F0685C2">
        <w:rPr>
          <w:rFonts w:asciiTheme="minorHAnsi" w:eastAsiaTheme="minorEastAsia" w:hAnsiTheme="minorHAnsi" w:cstheme="minorBidi"/>
          <w:sz w:val="20"/>
          <w:szCs w:val="20"/>
          <w:lang w:val="en-US" w:eastAsia="pt-PT"/>
        </w:rPr>
        <w:t xml:space="preserve">, </w:t>
      </w:r>
      <w:r w:rsidR="00BF2E0D" w:rsidRPr="3F0685C2">
        <w:rPr>
          <w:rFonts w:asciiTheme="minorHAnsi" w:eastAsiaTheme="minorEastAsia" w:hAnsiTheme="minorHAnsi" w:cstheme="minorBidi"/>
          <w:sz w:val="20"/>
          <w:szCs w:val="20"/>
          <w:lang w:val="en-US" w:eastAsia="pt-PT"/>
        </w:rPr>
        <w:t xml:space="preserve">we have been asked to </w:t>
      </w:r>
      <w:r w:rsidR="00A80D17" w:rsidRPr="3F0685C2">
        <w:rPr>
          <w:rFonts w:asciiTheme="minorHAnsi" w:eastAsiaTheme="minorEastAsia" w:hAnsiTheme="minorHAnsi" w:cstheme="minorBidi"/>
          <w:sz w:val="20"/>
          <w:szCs w:val="20"/>
          <w:lang w:val="en-US" w:eastAsia="pt-PT"/>
        </w:rPr>
        <w:t>perform an analysis</w:t>
      </w:r>
      <w:r w:rsidR="003856B4" w:rsidRPr="3F0685C2">
        <w:rPr>
          <w:rFonts w:asciiTheme="minorHAnsi" w:eastAsiaTheme="minorEastAsia" w:hAnsiTheme="minorHAnsi" w:cstheme="minorBidi"/>
          <w:sz w:val="20"/>
          <w:szCs w:val="20"/>
          <w:lang w:val="en-US" w:eastAsia="pt-PT"/>
        </w:rPr>
        <w:t xml:space="preserve"> on a portion of the dataset</w:t>
      </w:r>
      <w:r w:rsidR="00355D74" w:rsidRPr="3F0685C2">
        <w:rPr>
          <w:rFonts w:asciiTheme="minorHAnsi" w:eastAsiaTheme="minorEastAsia" w:hAnsiTheme="minorHAnsi" w:cstheme="minorBidi"/>
          <w:sz w:val="20"/>
          <w:szCs w:val="20"/>
          <w:lang w:val="en-US" w:eastAsia="pt-PT"/>
        </w:rPr>
        <w:t>, to try to come up with</w:t>
      </w:r>
      <w:r w:rsidR="00B43022" w:rsidRPr="3F0685C2">
        <w:rPr>
          <w:rFonts w:asciiTheme="minorHAnsi" w:eastAsiaTheme="minorEastAsia" w:hAnsiTheme="minorHAnsi" w:cstheme="minorBidi"/>
          <w:sz w:val="20"/>
          <w:szCs w:val="20"/>
          <w:lang w:val="en-US" w:eastAsia="pt-PT"/>
        </w:rPr>
        <w:t xml:space="preserve"> </w:t>
      </w:r>
      <w:r w:rsidR="00265D7D" w:rsidRPr="3F0685C2">
        <w:rPr>
          <w:rFonts w:asciiTheme="minorHAnsi" w:eastAsiaTheme="minorEastAsia" w:hAnsiTheme="minorHAnsi" w:cstheme="minorBidi"/>
          <w:sz w:val="20"/>
          <w:szCs w:val="20"/>
          <w:lang w:val="en-US" w:eastAsia="pt-PT"/>
        </w:rPr>
        <w:t>answers regarding</w:t>
      </w:r>
      <w:r w:rsidR="00B43022" w:rsidRPr="3F0685C2">
        <w:rPr>
          <w:rFonts w:asciiTheme="minorHAnsi" w:eastAsiaTheme="minorEastAsia" w:hAnsiTheme="minorHAnsi" w:cstheme="minorBidi"/>
          <w:sz w:val="20"/>
          <w:szCs w:val="20"/>
          <w:lang w:val="en-US" w:eastAsia="pt-PT"/>
        </w:rPr>
        <w:t>:</w:t>
      </w:r>
      <w:r w:rsidR="0062783B" w:rsidRPr="3F0685C2">
        <w:rPr>
          <w:rFonts w:asciiTheme="minorHAnsi" w:eastAsiaTheme="minorEastAsia" w:hAnsiTheme="minorHAnsi" w:cstheme="minorBidi"/>
          <w:sz w:val="20"/>
          <w:szCs w:val="20"/>
          <w:lang w:val="en-US"/>
        </w:rPr>
        <w:t xml:space="preserve"> </w:t>
      </w:r>
      <w:r w:rsidR="00990005" w:rsidRPr="00990005">
        <w:rPr>
          <w:rFonts w:asciiTheme="minorHAnsi" w:eastAsiaTheme="minorEastAsia" w:hAnsiTheme="minorHAnsi" w:cstheme="minorBidi"/>
          <w:b/>
          <w:bCs/>
          <w:sz w:val="20"/>
          <w:szCs w:val="20"/>
          <w:lang w:val="en-US" w:eastAsia="pt-PT"/>
        </w:rPr>
        <w:t xml:space="preserve">(I) </w:t>
      </w:r>
      <w:r w:rsidR="0062783B" w:rsidRPr="00990005">
        <w:rPr>
          <w:rFonts w:asciiTheme="minorHAnsi" w:eastAsiaTheme="minorEastAsia" w:hAnsiTheme="minorHAnsi" w:cstheme="minorBidi"/>
          <w:b/>
          <w:sz w:val="20"/>
          <w:szCs w:val="20"/>
          <w:lang w:val="en-US" w:eastAsia="pt-PT"/>
        </w:rPr>
        <w:t>Which types of products should have an extended amount of product offerings?</w:t>
      </w:r>
      <w:r w:rsidR="00990005" w:rsidRPr="00990005">
        <w:rPr>
          <w:rFonts w:asciiTheme="minorHAnsi" w:eastAsiaTheme="minorEastAsia" w:hAnsiTheme="minorHAnsi" w:cstheme="minorBidi"/>
          <w:b/>
          <w:bCs/>
          <w:sz w:val="20"/>
          <w:szCs w:val="20"/>
          <w:lang w:val="en-US" w:eastAsia="pt-PT"/>
        </w:rPr>
        <w:t xml:space="preserve"> (II) </w:t>
      </w:r>
      <w:r w:rsidR="0062783B" w:rsidRPr="00990005">
        <w:rPr>
          <w:rFonts w:asciiTheme="minorHAnsi" w:eastAsiaTheme="minorEastAsia" w:hAnsiTheme="minorHAnsi" w:cstheme="minorBidi"/>
          <w:b/>
          <w:sz w:val="20"/>
          <w:szCs w:val="20"/>
          <w:lang w:val="en-US" w:eastAsia="pt-PT"/>
        </w:rPr>
        <w:t>Which types of products can be seen as substitutes?</w:t>
      </w:r>
      <w:r w:rsidR="00990005" w:rsidRPr="00990005">
        <w:rPr>
          <w:rFonts w:asciiTheme="minorHAnsi" w:eastAsiaTheme="minorEastAsia" w:hAnsiTheme="minorHAnsi" w:cstheme="minorBidi"/>
          <w:b/>
          <w:bCs/>
          <w:sz w:val="20"/>
          <w:szCs w:val="20"/>
          <w:lang w:val="en-US" w:eastAsia="pt-PT"/>
        </w:rPr>
        <w:t xml:space="preserve"> (III)</w:t>
      </w:r>
      <w:r w:rsidR="00990005">
        <w:rPr>
          <w:rFonts w:asciiTheme="minorHAnsi" w:eastAsiaTheme="minorEastAsia" w:hAnsiTheme="minorHAnsi" w:cstheme="minorBidi"/>
          <w:b/>
          <w:bCs/>
          <w:sz w:val="20"/>
          <w:szCs w:val="20"/>
          <w:lang w:val="en-US" w:eastAsia="pt-PT"/>
        </w:rPr>
        <w:t xml:space="preserve"> </w:t>
      </w:r>
      <w:r w:rsidR="0062783B" w:rsidRPr="00990005">
        <w:rPr>
          <w:rFonts w:asciiTheme="minorHAnsi" w:eastAsiaTheme="minorEastAsia" w:hAnsiTheme="minorHAnsi" w:cstheme="minorBidi"/>
          <w:b/>
          <w:sz w:val="20"/>
          <w:szCs w:val="20"/>
          <w:lang w:val="en-US" w:eastAsia="pt-PT"/>
        </w:rPr>
        <w:t>Which items are complementary?</w:t>
      </w:r>
      <w:r w:rsidR="00990005" w:rsidRPr="00990005">
        <w:rPr>
          <w:rFonts w:asciiTheme="minorHAnsi" w:eastAsiaTheme="minorEastAsia" w:hAnsiTheme="minorHAnsi" w:cstheme="minorBidi"/>
          <w:b/>
          <w:bCs/>
          <w:sz w:val="20"/>
          <w:szCs w:val="20"/>
          <w:lang w:val="en-US" w:eastAsia="pt-PT"/>
        </w:rPr>
        <w:t xml:space="preserve"> (IV) </w:t>
      </w:r>
      <w:r w:rsidR="1DDCB07F" w:rsidRPr="00990005">
        <w:rPr>
          <w:rFonts w:asciiTheme="minorHAnsi" w:eastAsiaTheme="minorEastAsia" w:hAnsiTheme="minorHAnsi" w:cstheme="minorBidi"/>
          <w:b/>
          <w:sz w:val="20"/>
          <w:szCs w:val="20"/>
          <w:lang w:val="en-US" w:eastAsia="pt-PT"/>
        </w:rPr>
        <w:t>What are the main types of consumer behavior in the business?</w:t>
      </w:r>
    </w:p>
    <w:p w14:paraId="7D5C0141" w14:textId="335A9A80" w:rsidR="00F71150" w:rsidRPr="00F71150" w:rsidRDefault="003D431E" w:rsidP="007E5798">
      <w:pPr>
        <w:pStyle w:val="Heading2"/>
        <w:numPr>
          <w:ilvl w:val="1"/>
          <w:numId w:val="52"/>
        </w:numPr>
        <w:rPr>
          <w:rFonts w:eastAsia="Arial"/>
        </w:rPr>
        <w:pPrChange w:id="18" w:author="joao Paulo Guerreiro Aredes Cesar" w:date="2021-04-19T23:40:00Z">
          <w:pPr>
            <w:pStyle w:val="Heading2"/>
          </w:pPr>
        </w:pPrChange>
      </w:pPr>
      <w:bookmarkStart w:id="19" w:name="_Toc69766243"/>
      <w:r w:rsidRPr="16D2C41B">
        <w:t xml:space="preserve">Business </w:t>
      </w:r>
      <w:r w:rsidR="003739F9" w:rsidRPr="16D2C41B">
        <w:t>Success criteria</w:t>
      </w:r>
      <w:bookmarkEnd w:id="19"/>
    </w:p>
    <w:p w14:paraId="6FEEC9DC" w14:textId="07CAEF5A" w:rsidR="00C46513" w:rsidRPr="00C46513" w:rsidRDefault="00C46513" w:rsidP="009E7CC9">
      <w:pPr>
        <w:jc w:val="both"/>
        <w:rPr>
          <w:rFonts w:asciiTheme="minorHAnsi" w:eastAsiaTheme="minorEastAsia" w:hAnsiTheme="minorHAnsi" w:cstheme="minorBidi"/>
          <w:color w:val="000000"/>
          <w:sz w:val="20"/>
          <w:szCs w:val="20"/>
          <w:shd w:val="clear" w:color="auto" w:fill="FFFFFF"/>
          <w:lang w:val="en-US"/>
        </w:rPr>
      </w:pPr>
      <w:r w:rsidRPr="5F6D79DA">
        <w:rPr>
          <w:rFonts w:asciiTheme="minorHAnsi" w:eastAsiaTheme="minorEastAsia" w:hAnsiTheme="minorHAnsi" w:cstheme="minorBidi"/>
          <w:color w:val="000000"/>
          <w:sz w:val="20"/>
          <w:szCs w:val="20"/>
          <w:shd w:val="clear" w:color="auto" w:fill="FFFFFF"/>
          <w:lang w:val="en-US"/>
        </w:rPr>
        <w:t>Business success criteria in this project is not so easily defined. Our goal with this project is to give good and meaningful answers to Jane so she can better understand the market.</w:t>
      </w:r>
      <w:r w:rsidR="00D73AE2" w:rsidRPr="5F6D79DA">
        <w:rPr>
          <w:rFonts w:asciiTheme="minorHAnsi" w:eastAsiaTheme="minorEastAsia" w:hAnsiTheme="minorHAnsi" w:cstheme="minorBidi"/>
          <w:color w:val="000000"/>
          <w:sz w:val="20"/>
          <w:szCs w:val="20"/>
          <w:shd w:val="clear" w:color="auto" w:fill="FFFFFF"/>
          <w:lang w:val="en-US"/>
        </w:rPr>
        <w:t xml:space="preserve"> </w:t>
      </w:r>
      <w:r w:rsidR="00EC73EA" w:rsidRPr="5F6D79DA">
        <w:rPr>
          <w:rFonts w:asciiTheme="minorHAnsi" w:eastAsiaTheme="minorEastAsia" w:hAnsiTheme="minorHAnsi" w:cstheme="minorBidi"/>
          <w:color w:val="000000"/>
          <w:sz w:val="20"/>
          <w:szCs w:val="20"/>
          <w:shd w:val="clear" w:color="auto" w:fill="FFFFFF"/>
          <w:lang w:val="en-US"/>
        </w:rPr>
        <w:t>But that information should be able to bring positive outcomes to the business</w:t>
      </w:r>
      <w:r w:rsidR="00C03751" w:rsidRPr="5F6D79DA">
        <w:rPr>
          <w:rFonts w:asciiTheme="minorHAnsi" w:eastAsiaTheme="minorEastAsia" w:hAnsiTheme="minorHAnsi" w:cstheme="minorBidi"/>
          <w:color w:val="000000"/>
          <w:sz w:val="20"/>
          <w:szCs w:val="20"/>
          <w:shd w:val="clear" w:color="auto" w:fill="FFFFFF"/>
          <w:lang w:val="en-US"/>
        </w:rPr>
        <w:t>.</w:t>
      </w:r>
    </w:p>
    <w:p w14:paraId="2B5EF61D" w14:textId="112B5B08" w:rsidR="00851227" w:rsidRPr="009E7CC9" w:rsidRDefault="00C03751" w:rsidP="009E7CC9">
      <w:pPr>
        <w:jc w:val="both"/>
        <w:rPr>
          <w:rFonts w:asciiTheme="minorHAnsi" w:eastAsiaTheme="minorEastAsia" w:hAnsiTheme="minorHAnsi" w:cstheme="minorBidi"/>
          <w:color w:val="000000"/>
          <w:sz w:val="20"/>
          <w:szCs w:val="20"/>
          <w:shd w:val="clear" w:color="auto" w:fill="FFFFFF"/>
          <w:lang w:val="en-GB"/>
        </w:rPr>
      </w:pPr>
      <w:r w:rsidRPr="5F6D79DA">
        <w:rPr>
          <w:rFonts w:asciiTheme="minorHAnsi" w:eastAsiaTheme="minorEastAsia" w:hAnsiTheme="minorHAnsi" w:cstheme="minorBidi"/>
          <w:color w:val="000000"/>
          <w:sz w:val="20"/>
          <w:szCs w:val="20"/>
          <w:shd w:val="clear" w:color="auto" w:fill="FFFFFF"/>
          <w:lang w:val="en-GB"/>
        </w:rPr>
        <w:t xml:space="preserve">With that in mind, </w:t>
      </w:r>
      <w:r w:rsidR="009140F7" w:rsidRPr="5F6D79DA">
        <w:rPr>
          <w:rFonts w:asciiTheme="minorHAnsi" w:eastAsiaTheme="minorEastAsia" w:hAnsiTheme="minorHAnsi" w:cstheme="minorBidi"/>
          <w:color w:val="000000"/>
          <w:sz w:val="20"/>
          <w:szCs w:val="20"/>
          <w:shd w:val="clear" w:color="auto" w:fill="FFFFFF"/>
          <w:lang w:val="en-GB"/>
        </w:rPr>
        <w:t xml:space="preserve">to </w:t>
      </w:r>
      <w:r w:rsidR="00FE2D40" w:rsidRPr="5F6D79DA">
        <w:rPr>
          <w:rFonts w:asciiTheme="minorHAnsi" w:eastAsiaTheme="minorEastAsia" w:hAnsiTheme="minorHAnsi" w:cstheme="minorBidi"/>
          <w:color w:val="000000"/>
          <w:sz w:val="20"/>
          <w:szCs w:val="20"/>
          <w:shd w:val="clear" w:color="auto" w:fill="FFFFFF"/>
          <w:lang w:val="en-GB"/>
        </w:rPr>
        <w:t xml:space="preserve">set a </w:t>
      </w:r>
      <w:r w:rsidR="00AB6173" w:rsidRPr="5F6D79DA">
        <w:rPr>
          <w:rFonts w:asciiTheme="minorHAnsi" w:eastAsiaTheme="minorEastAsia" w:hAnsiTheme="minorHAnsi" w:cstheme="minorBidi"/>
          <w:color w:val="000000"/>
          <w:sz w:val="20"/>
          <w:szCs w:val="20"/>
          <w:shd w:val="clear" w:color="auto" w:fill="FFFFFF"/>
          <w:lang w:val="en-GB"/>
        </w:rPr>
        <w:t>business success criterion</w:t>
      </w:r>
      <w:r w:rsidR="009140F7" w:rsidRPr="5F6D79DA">
        <w:rPr>
          <w:rFonts w:asciiTheme="minorHAnsi" w:eastAsiaTheme="minorEastAsia" w:hAnsiTheme="minorHAnsi" w:cstheme="minorBidi"/>
          <w:color w:val="000000"/>
          <w:sz w:val="20"/>
          <w:szCs w:val="20"/>
          <w:shd w:val="clear" w:color="auto" w:fill="FFFFFF"/>
          <w:lang w:val="en-GB"/>
        </w:rPr>
        <w:t xml:space="preserve">, </w:t>
      </w:r>
      <w:r w:rsidR="00FC0A5F" w:rsidRPr="5F6D79DA">
        <w:rPr>
          <w:rFonts w:asciiTheme="minorHAnsi" w:eastAsiaTheme="minorEastAsia" w:hAnsiTheme="minorHAnsi" w:cstheme="minorBidi"/>
          <w:color w:val="000000"/>
          <w:sz w:val="20"/>
          <w:szCs w:val="20"/>
          <w:shd w:val="clear" w:color="auto" w:fill="FFFFFF"/>
          <w:lang w:val="en-GB"/>
        </w:rPr>
        <w:t>we should perform an A/B testing</w:t>
      </w:r>
      <w:r w:rsidR="00133486" w:rsidRPr="5F6D79DA">
        <w:rPr>
          <w:rFonts w:asciiTheme="minorHAnsi" w:eastAsiaTheme="minorEastAsia" w:hAnsiTheme="minorHAnsi" w:cstheme="minorBidi"/>
          <w:color w:val="000000"/>
          <w:sz w:val="20"/>
          <w:szCs w:val="20"/>
          <w:shd w:val="clear" w:color="auto" w:fill="FFFFFF"/>
          <w:lang w:val="en-GB"/>
        </w:rPr>
        <w:t xml:space="preserve"> with users</w:t>
      </w:r>
      <w:r w:rsidR="00FC0A5F" w:rsidRPr="5F6D79DA">
        <w:rPr>
          <w:rFonts w:asciiTheme="minorHAnsi" w:eastAsiaTheme="minorEastAsia" w:hAnsiTheme="minorHAnsi" w:cstheme="minorBidi"/>
          <w:color w:val="000000"/>
          <w:sz w:val="20"/>
          <w:szCs w:val="20"/>
          <w:shd w:val="clear" w:color="auto" w:fill="FFFFFF"/>
          <w:lang w:val="en-GB"/>
        </w:rPr>
        <w:t xml:space="preserve"> and see how sales react with and without the </w:t>
      </w:r>
      <w:r w:rsidR="00052EC3" w:rsidRPr="5F6D79DA">
        <w:rPr>
          <w:rFonts w:asciiTheme="minorHAnsi" w:eastAsiaTheme="minorEastAsia" w:hAnsiTheme="minorHAnsi" w:cstheme="minorBidi"/>
          <w:color w:val="000000"/>
          <w:sz w:val="20"/>
          <w:szCs w:val="20"/>
          <w:shd w:val="clear" w:color="auto" w:fill="FFFFFF"/>
          <w:lang w:val="en-GB"/>
        </w:rPr>
        <w:t xml:space="preserve">recommendation system </w:t>
      </w:r>
      <w:r w:rsidR="002C1FC0" w:rsidRPr="5F6D79DA">
        <w:rPr>
          <w:rFonts w:asciiTheme="minorHAnsi" w:eastAsiaTheme="minorEastAsia" w:hAnsiTheme="minorHAnsi" w:cstheme="minorBidi"/>
          <w:color w:val="000000"/>
          <w:sz w:val="20"/>
          <w:szCs w:val="20"/>
          <w:shd w:val="clear" w:color="auto" w:fill="FFFFFF"/>
          <w:lang w:val="en-GB"/>
        </w:rPr>
        <w:t xml:space="preserve">that could be generated with insights we are going to bring through the market basket analysis and its respective association rules and the clustering solution for identifying purchase </w:t>
      </w:r>
      <w:r w:rsidR="00D712A5" w:rsidRPr="5F6D79DA">
        <w:rPr>
          <w:rFonts w:asciiTheme="minorHAnsi" w:eastAsiaTheme="minorEastAsia" w:hAnsiTheme="minorHAnsi" w:cstheme="minorBidi"/>
          <w:color w:val="000000"/>
          <w:sz w:val="20"/>
          <w:szCs w:val="20"/>
          <w:shd w:val="clear" w:color="auto" w:fill="FFFFFF"/>
          <w:lang w:val="en-GB"/>
        </w:rPr>
        <w:t>patterns</w:t>
      </w:r>
      <w:r w:rsidR="00052EC3" w:rsidRPr="5F6D79DA">
        <w:rPr>
          <w:rFonts w:asciiTheme="minorHAnsi" w:eastAsiaTheme="minorEastAsia" w:hAnsiTheme="minorHAnsi" w:cstheme="minorBidi"/>
          <w:color w:val="000000"/>
          <w:sz w:val="20"/>
          <w:szCs w:val="20"/>
          <w:shd w:val="clear" w:color="auto" w:fill="FFFFFF"/>
          <w:lang w:val="en-GB"/>
        </w:rPr>
        <w:t>.</w:t>
      </w:r>
      <w:r w:rsidR="005361FF" w:rsidRPr="5F6D79DA">
        <w:rPr>
          <w:rFonts w:asciiTheme="minorHAnsi" w:eastAsiaTheme="minorEastAsia" w:hAnsiTheme="minorHAnsi" w:cstheme="minorBidi"/>
          <w:color w:val="000000"/>
          <w:sz w:val="20"/>
          <w:szCs w:val="20"/>
          <w:shd w:val="clear" w:color="auto" w:fill="FFFFFF"/>
          <w:lang w:val="en-GB"/>
        </w:rPr>
        <w:t xml:space="preserve"> It would be considered a success</w:t>
      </w:r>
      <w:r w:rsidR="00B143D4" w:rsidRPr="5F6D79DA">
        <w:rPr>
          <w:rFonts w:asciiTheme="minorHAnsi" w:eastAsiaTheme="minorEastAsia" w:hAnsiTheme="minorHAnsi" w:cstheme="minorBidi"/>
          <w:color w:val="000000"/>
          <w:sz w:val="20"/>
          <w:szCs w:val="20"/>
          <w:shd w:val="clear" w:color="auto" w:fill="FFFFFF"/>
          <w:lang w:val="en-GB"/>
        </w:rPr>
        <w:t>, in our assessment,</w:t>
      </w:r>
      <w:r w:rsidR="005361FF" w:rsidRPr="5F6D79DA">
        <w:rPr>
          <w:rFonts w:asciiTheme="minorHAnsi" w:eastAsiaTheme="minorEastAsia" w:hAnsiTheme="minorHAnsi" w:cstheme="minorBidi"/>
          <w:color w:val="000000"/>
          <w:sz w:val="20"/>
          <w:szCs w:val="20"/>
          <w:shd w:val="clear" w:color="auto" w:fill="FFFFFF"/>
          <w:lang w:val="en-GB"/>
        </w:rPr>
        <w:t xml:space="preserve"> if sales</w:t>
      </w:r>
      <w:r w:rsidR="00896B2F" w:rsidRPr="5F6D79DA">
        <w:rPr>
          <w:rFonts w:asciiTheme="minorHAnsi" w:eastAsiaTheme="minorEastAsia" w:hAnsiTheme="minorHAnsi" w:cstheme="minorBidi"/>
          <w:color w:val="000000"/>
          <w:sz w:val="20"/>
          <w:szCs w:val="20"/>
          <w:shd w:val="clear" w:color="auto" w:fill="FFFFFF"/>
          <w:lang w:val="en-GB"/>
        </w:rPr>
        <w:t xml:space="preserve"> in the </w:t>
      </w:r>
      <w:r w:rsidR="00E21BD9" w:rsidRPr="5F6D79DA">
        <w:rPr>
          <w:rFonts w:asciiTheme="minorHAnsi" w:eastAsiaTheme="minorEastAsia" w:hAnsiTheme="minorHAnsi" w:cstheme="minorBidi"/>
          <w:color w:val="000000"/>
          <w:sz w:val="20"/>
          <w:szCs w:val="20"/>
          <w:shd w:val="clear" w:color="auto" w:fill="FFFFFF"/>
          <w:lang w:val="en-GB"/>
        </w:rPr>
        <w:t>test group</w:t>
      </w:r>
      <w:r w:rsidR="006F4DAF" w:rsidRPr="5F6D79DA">
        <w:rPr>
          <w:rFonts w:asciiTheme="minorHAnsi" w:eastAsiaTheme="minorEastAsia" w:hAnsiTheme="minorHAnsi" w:cstheme="minorBidi"/>
          <w:color w:val="000000"/>
          <w:sz w:val="20"/>
          <w:szCs w:val="20"/>
          <w:shd w:val="clear" w:color="auto" w:fill="FFFFFF"/>
          <w:lang w:val="en-GB"/>
        </w:rPr>
        <w:t xml:space="preserve"> </w:t>
      </w:r>
      <w:r w:rsidR="005361FF" w:rsidRPr="5F6D79DA">
        <w:rPr>
          <w:rFonts w:asciiTheme="minorHAnsi" w:eastAsiaTheme="minorEastAsia" w:hAnsiTheme="minorHAnsi" w:cstheme="minorBidi"/>
          <w:color w:val="000000"/>
          <w:sz w:val="20"/>
          <w:szCs w:val="20"/>
          <w:shd w:val="clear" w:color="auto" w:fill="FFFFFF"/>
          <w:lang w:val="en-GB"/>
        </w:rPr>
        <w:t>rise by</w:t>
      </w:r>
      <w:r w:rsidR="008E746B" w:rsidRPr="5F6D79DA">
        <w:rPr>
          <w:rFonts w:asciiTheme="minorHAnsi" w:eastAsiaTheme="minorEastAsia" w:hAnsiTheme="minorHAnsi" w:cstheme="minorBidi"/>
          <w:color w:val="000000"/>
          <w:sz w:val="20"/>
          <w:szCs w:val="20"/>
          <w:shd w:val="clear" w:color="auto" w:fill="FFFFFF"/>
          <w:lang w:val="en-GB"/>
        </w:rPr>
        <w:t xml:space="preserve"> </w:t>
      </w:r>
      <w:r w:rsidR="00FE2D40" w:rsidRPr="5F6D79DA">
        <w:rPr>
          <w:rFonts w:asciiTheme="minorHAnsi" w:eastAsiaTheme="minorEastAsia" w:hAnsiTheme="minorHAnsi" w:cstheme="minorBidi"/>
          <w:color w:val="000000"/>
          <w:sz w:val="20"/>
          <w:szCs w:val="20"/>
          <w:shd w:val="clear" w:color="auto" w:fill="FFFFFF"/>
          <w:lang w:val="en-GB"/>
        </w:rPr>
        <w:t>1</w:t>
      </w:r>
      <w:r w:rsidR="00AB100F" w:rsidRPr="5F6D79DA">
        <w:rPr>
          <w:rFonts w:asciiTheme="minorHAnsi" w:eastAsiaTheme="minorEastAsia" w:hAnsiTheme="minorHAnsi" w:cstheme="minorBidi"/>
          <w:color w:val="000000"/>
          <w:sz w:val="20"/>
          <w:szCs w:val="20"/>
          <w:shd w:val="clear" w:color="auto" w:fill="FFFFFF"/>
          <w:lang w:val="en-GB"/>
        </w:rPr>
        <w:t>0%</w:t>
      </w:r>
      <w:r w:rsidR="007F1083" w:rsidRPr="5F6D79DA">
        <w:rPr>
          <w:rFonts w:asciiTheme="minorHAnsi" w:eastAsiaTheme="minorEastAsia" w:hAnsiTheme="minorHAnsi" w:cstheme="minorBidi"/>
          <w:color w:val="000000"/>
          <w:sz w:val="20"/>
          <w:szCs w:val="20"/>
          <w:shd w:val="clear" w:color="auto" w:fill="FFFFFF"/>
          <w:lang w:val="en-GB"/>
        </w:rPr>
        <w:t xml:space="preserve"> or more</w:t>
      </w:r>
      <w:r w:rsidR="00B522E6" w:rsidRPr="5F6D79DA">
        <w:rPr>
          <w:rFonts w:asciiTheme="minorHAnsi" w:eastAsiaTheme="minorEastAsia" w:hAnsiTheme="minorHAnsi" w:cstheme="minorBidi"/>
          <w:color w:val="000000"/>
          <w:sz w:val="20"/>
          <w:szCs w:val="20"/>
          <w:shd w:val="clear" w:color="auto" w:fill="FFFFFF"/>
          <w:lang w:val="en-GB"/>
        </w:rPr>
        <w:t xml:space="preserve"> than the placebo group.</w:t>
      </w:r>
    </w:p>
    <w:p w14:paraId="7DE2FB2D" w14:textId="4B0011A2" w:rsidR="00851227" w:rsidRPr="00A9356F" w:rsidRDefault="004C04BA" w:rsidP="007E5798">
      <w:pPr>
        <w:pStyle w:val="Heading2"/>
        <w:numPr>
          <w:ilvl w:val="1"/>
          <w:numId w:val="52"/>
        </w:numPr>
        <w:pPrChange w:id="20" w:author="joao Paulo Guerreiro Aredes Cesar" w:date="2021-04-19T23:40:00Z">
          <w:pPr>
            <w:pStyle w:val="Heading2"/>
          </w:pPr>
        </w:pPrChange>
      </w:pPr>
      <w:bookmarkStart w:id="21" w:name="_Toc69766244"/>
      <w:r w:rsidRPr="00A00123">
        <w:t xml:space="preserve">Situation </w:t>
      </w:r>
      <w:r w:rsidR="009E7CC9">
        <w:t>A</w:t>
      </w:r>
      <w:r w:rsidR="00D621B2" w:rsidRPr="00A00123">
        <w:t>ssessment</w:t>
      </w:r>
      <w:bookmarkEnd w:id="21"/>
    </w:p>
    <w:p w14:paraId="569E0254" w14:textId="2C6E651D" w:rsidR="00F53B8E" w:rsidRDefault="004130C7" w:rsidP="00F53B8E">
      <w:pPr>
        <w:spacing w:before="120" w:after="120"/>
        <w:jc w:val="both"/>
        <w:rPr>
          <w:rFonts w:asciiTheme="minorHAnsi" w:eastAsiaTheme="minorEastAsia" w:hAnsiTheme="minorHAnsi" w:cstheme="minorBidi"/>
          <w:color w:val="000000" w:themeColor="text1"/>
          <w:sz w:val="20"/>
          <w:szCs w:val="20"/>
          <w:lang w:val="en-GB"/>
        </w:rPr>
      </w:pPr>
      <w:r w:rsidRPr="49B693B7">
        <w:rPr>
          <w:rFonts w:asciiTheme="minorHAnsi" w:eastAsiaTheme="minorEastAsia" w:hAnsiTheme="minorHAnsi" w:cstheme="minorBidi"/>
          <w:color w:val="000000" w:themeColor="text1"/>
          <w:sz w:val="20"/>
          <w:szCs w:val="20"/>
          <w:lang w:val="en-GB"/>
        </w:rPr>
        <w:t xml:space="preserve">Instacart already uses </w:t>
      </w:r>
      <w:r w:rsidR="00F056A7" w:rsidRPr="49B693B7">
        <w:rPr>
          <w:rFonts w:asciiTheme="minorHAnsi" w:eastAsiaTheme="minorEastAsia" w:hAnsiTheme="minorHAnsi" w:cstheme="minorBidi"/>
          <w:color w:val="000000" w:themeColor="text1"/>
          <w:sz w:val="20"/>
          <w:szCs w:val="20"/>
          <w:lang w:val="en-GB"/>
        </w:rPr>
        <w:t xml:space="preserve">transactional data to understand which products a user is likely to buy again, try for the first time, or add to their cart next during a session. By </w:t>
      </w:r>
      <w:r w:rsidR="00F049ED" w:rsidRPr="49B693B7">
        <w:rPr>
          <w:rFonts w:asciiTheme="minorHAnsi" w:eastAsiaTheme="minorEastAsia" w:hAnsiTheme="minorHAnsi" w:cstheme="minorBidi"/>
          <w:color w:val="000000" w:themeColor="text1"/>
          <w:sz w:val="20"/>
          <w:szCs w:val="20"/>
          <w:lang w:val="en-GB"/>
        </w:rPr>
        <w:t>analysing</w:t>
      </w:r>
      <w:r w:rsidR="00F056A7" w:rsidRPr="49B693B7">
        <w:rPr>
          <w:rFonts w:asciiTheme="minorHAnsi" w:eastAsiaTheme="minorEastAsia" w:hAnsiTheme="minorHAnsi" w:cstheme="minorBidi"/>
          <w:color w:val="000000" w:themeColor="text1"/>
          <w:sz w:val="20"/>
          <w:szCs w:val="20"/>
          <w:lang w:val="en-GB"/>
        </w:rPr>
        <w:t xml:space="preserve"> the dataset of </w:t>
      </w:r>
      <w:r w:rsidR="006F1009" w:rsidRPr="49B693B7">
        <w:rPr>
          <w:rFonts w:asciiTheme="minorHAnsi" w:eastAsiaTheme="minorEastAsia" w:hAnsiTheme="minorHAnsi" w:cstheme="minorBidi"/>
          <w:color w:val="000000" w:themeColor="text1"/>
          <w:sz w:val="20"/>
          <w:szCs w:val="20"/>
          <w:lang w:val="en-GB"/>
        </w:rPr>
        <w:t>200,000 grocery orders from more than 100,000 Instacart users, we expect to bring some new information to the district manager Jane.</w:t>
      </w:r>
    </w:p>
    <w:p w14:paraId="35536C03" w14:textId="4DC7AFA8" w:rsidR="00851227" w:rsidRPr="00A9356F" w:rsidRDefault="006F08B7" w:rsidP="00FE393D">
      <w:pPr>
        <w:spacing w:before="120" w:after="120"/>
        <w:jc w:val="both"/>
        <w:rPr>
          <w:rFonts w:asciiTheme="minorHAnsi" w:eastAsiaTheme="minorEastAsia" w:hAnsiTheme="minorHAnsi" w:cstheme="minorBidi"/>
          <w:sz w:val="20"/>
          <w:szCs w:val="20"/>
          <w:lang w:val="en-GB" w:eastAsia="pt-PT"/>
        </w:rPr>
      </w:pPr>
      <w:r w:rsidRPr="49B693B7">
        <w:rPr>
          <w:rFonts w:asciiTheme="minorHAnsi" w:eastAsiaTheme="minorEastAsia" w:hAnsiTheme="minorHAnsi" w:cstheme="minorBidi"/>
          <w:sz w:val="20"/>
          <w:szCs w:val="20"/>
          <w:lang w:val="en-GB" w:eastAsia="pt-PT"/>
        </w:rPr>
        <w:t xml:space="preserve">Our team is composed </w:t>
      </w:r>
      <w:r w:rsidR="46BEE102" w:rsidRPr="49B693B7">
        <w:rPr>
          <w:rFonts w:asciiTheme="minorHAnsi" w:eastAsiaTheme="minorEastAsia" w:hAnsiTheme="minorHAnsi" w:cstheme="minorBidi"/>
          <w:sz w:val="20"/>
          <w:szCs w:val="20"/>
          <w:lang w:val="en-GB" w:eastAsia="pt-PT"/>
        </w:rPr>
        <w:t>by</w:t>
      </w:r>
      <w:r w:rsidRPr="49B693B7">
        <w:rPr>
          <w:rFonts w:asciiTheme="minorHAnsi" w:eastAsiaTheme="minorEastAsia" w:hAnsiTheme="minorHAnsi" w:cstheme="minorBidi"/>
          <w:sz w:val="20"/>
          <w:szCs w:val="20"/>
          <w:lang w:val="en-GB" w:eastAsia="pt-PT"/>
        </w:rPr>
        <w:t xml:space="preserve"> 4 Data Scientists, which had to prepare a 5</w:t>
      </w:r>
      <w:r w:rsidR="536E9DD8" w:rsidRPr="49B693B7">
        <w:rPr>
          <w:rFonts w:asciiTheme="minorHAnsi" w:eastAsiaTheme="minorEastAsia" w:hAnsiTheme="minorHAnsi" w:cstheme="minorBidi"/>
          <w:sz w:val="20"/>
          <w:szCs w:val="20"/>
          <w:lang w:val="en-GB" w:eastAsia="pt-PT"/>
        </w:rPr>
        <w:t>-</w:t>
      </w:r>
      <w:r w:rsidRPr="49B693B7">
        <w:rPr>
          <w:rFonts w:asciiTheme="minorHAnsi" w:eastAsiaTheme="minorEastAsia" w:hAnsiTheme="minorHAnsi" w:cstheme="minorBidi"/>
          <w:sz w:val="20"/>
          <w:szCs w:val="20"/>
          <w:lang w:val="en-GB" w:eastAsia="pt-PT"/>
        </w:rPr>
        <w:t>minute presentation to the C-Suite, as well as a 10-Page Report (which you are reading) and the accompanying code</w:t>
      </w:r>
      <w:r w:rsidR="00F42D7B" w:rsidRPr="49B693B7">
        <w:rPr>
          <w:rFonts w:asciiTheme="minorHAnsi" w:eastAsiaTheme="minorEastAsia" w:hAnsiTheme="minorHAnsi" w:cstheme="minorBidi"/>
          <w:sz w:val="20"/>
          <w:szCs w:val="20"/>
          <w:lang w:val="en-GB" w:eastAsia="pt-PT"/>
        </w:rPr>
        <w:t xml:space="preserve"> for the </w:t>
      </w:r>
      <w:r w:rsidR="00B522E6" w:rsidRPr="49B693B7">
        <w:rPr>
          <w:rFonts w:asciiTheme="minorHAnsi" w:eastAsiaTheme="minorEastAsia" w:hAnsiTheme="minorHAnsi" w:cstheme="minorBidi"/>
          <w:sz w:val="20"/>
          <w:szCs w:val="20"/>
          <w:lang w:val="en-GB" w:eastAsia="pt-PT"/>
        </w:rPr>
        <w:t>market basket analysis and</w:t>
      </w:r>
      <w:r w:rsidR="00E16890" w:rsidRPr="49B693B7">
        <w:rPr>
          <w:rFonts w:asciiTheme="minorHAnsi" w:eastAsiaTheme="minorEastAsia" w:hAnsiTheme="minorHAnsi" w:cstheme="minorBidi"/>
          <w:sz w:val="20"/>
          <w:szCs w:val="20"/>
          <w:lang w:val="en-GB" w:eastAsia="pt-PT"/>
        </w:rPr>
        <w:t xml:space="preserve"> </w:t>
      </w:r>
      <w:r w:rsidR="00163649">
        <w:rPr>
          <w:rFonts w:asciiTheme="minorHAnsi" w:eastAsiaTheme="minorEastAsia" w:hAnsiTheme="minorHAnsi" w:cstheme="minorBidi"/>
          <w:sz w:val="20"/>
          <w:szCs w:val="20"/>
          <w:lang w:val="en-GB" w:eastAsia="pt-PT"/>
        </w:rPr>
        <w:t>the identification of purchasing patterns at Instacart application and website.</w:t>
      </w:r>
    </w:p>
    <w:p w14:paraId="2009F48B" w14:textId="0DFF5C97" w:rsidR="00851227" w:rsidRPr="00A9356F" w:rsidRDefault="009F4530" w:rsidP="007E5798">
      <w:pPr>
        <w:pStyle w:val="Heading2"/>
        <w:numPr>
          <w:ilvl w:val="1"/>
          <w:numId w:val="52"/>
        </w:numPr>
        <w:pPrChange w:id="22" w:author="joao Paulo Guerreiro Aredes Cesar" w:date="2021-04-19T23:40:00Z">
          <w:pPr>
            <w:pStyle w:val="Heading2"/>
          </w:pPr>
        </w:pPrChange>
      </w:pPr>
      <w:bookmarkStart w:id="23" w:name="_Toc69766245"/>
      <w:r w:rsidRPr="00ED1FC4">
        <w:t xml:space="preserve">Determine </w:t>
      </w:r>
      <w:r w:rsidR="0022534C">
        <w:t>Data Mining</w:t>
      </w:r>
      <w:r w:rsidRPr="00ED1FC4">
        <w:t xml:space="preserve"> </w:t>
      </w:r>
      <w:r w:rsidR="00FD1637">
        <w:t>G</w:t>
      </w:r>
      <w:r w:rsidRPr="00ED1FC4">
        <w:t>oals</w:t>
      </w:r>
      <w:bookmarkEnd w:id="23"/>
      <w:r w:rsidR="00995994">
        <w:t xml:space="preserve"> </w:t>
      </w:r>
    </w:p>
    <w:p w14:paraId="2CEE6930" w14:textId="0900D0F5" w:rsidR="009A19B4" w:rsidRDefault="00297496" w:rsidP="00FF575E">
      <w:pPr>
        <w:spacing w:before="120" w:after="120"/>
        <w:jc w:val="both"/>
        <w:rPr>
          <w:rFonts w:asciiTheme="minorHAnsi" w:eastAsiaTheme="minorEastAsia" w:hAnsiTheme="minorHAnsi" w:cstheme="minorBidi"/>
          <w:sz w:val="20"/>
          <w:szCs w:val="20"/>
          <w:lang w:val="en-US"/>
        </w:rPr>
      </w:pPr>
      <w:r w:rsidRPr="15621ED7">
        <w:rPr>
          <w:rFonts w:asciiTheme="minorHAnsi" w:eastAsiaTheme="minorEastAsia" w:hAnsiTheme="minorHAnsi" w:cstheme="minorBidi"/>
          <w:sz w:val="20"/>
          <w:szCs w:val="20"/>
          <w:lang w:val="en-US" w:eastAsia="pt-PT"/>
        </w:rPr>
        <w:t>To have good understanding of the bu</w:t>
      </w:r>
      <w:r w:rsidR="00477C24" w:rsidRPr="15621ED7">
        <w:rPr>
          <w:rFonts w:asciiTheme="minorHAnsi" w:eastAsiaTheme="minorEastAsia" w:hAnsiTheme="minorHAnsi" w:cstheme="minorBidi"/>
          <w:sz w:val="20"/>
          <w:szCs w:val="20"/>
          <w:lang w:val="en-US" w:eastAsia="pt-PT"/>
        </w:rPr>
        <w:t>siness</w:t>
      </w:r>
      <w:r w:rsidR="00573DBF" w:rsidRPr="15621ED7">
        <w:rPr>
          <w:rFonts w:asciiTheme="minorHAnsi" w:eastAsiaTheme="minorEastAsia" w:hAnsiTheme="minorHAnsi" w:cstheme="minorBidi"/>
          <w:sz w:val="20"/>
          <w:szCs w:val="20"/>
          <w:lang w:val="en-US" w:eastAsia="pt-PT"/>
        </w:rPr>
        <w:t xml:space="preserve">, </w:t>
      </w:r>
      <w:r w:rsidR="00B8498E" w:rsidRPr="15621ED7">
        <w:rPr>
          <w:rFonts w:asciiTheme="minorHAnsi" w:eastAsiaTheme="minorEastAsia" w:hAnsiTheme="minorHAnsi" w:cstheme="minorBidi"/>
          <w:sz w:val="20"/>
          <w:szCs w:val="20"/>
          <w:lang w:val="en-US" w:eastAsia="pt-PT"/>
        </w:rPr>
        <w:t>in particular</w:t>
      </w:r>
      <w:r w:rsidR="00B64BC2" w:rsidRPr="15621ED7">
        <w:rPr>
          <w:rFonts w:asciiTheme="minorHAnsi" w:eastAsiaTheme="minorEastAsia" w:hAnsiTheme="minorHAnsi" w:cstheme="minorBidi"/>
          <w:sz w:val="20"/>
          <w:szCs w:val="20"/>
          <w:lang w:val="en-US" w:eastAsia="pt-PT"/>
        </w:rPr>
        <w:t xml:space="preserve"> </w:t>
      </w:r>
      <w:r w:rsidR="00776982" w:rsidRPr="15621ED7">
        <w:rPr>
          <w:rFonts w:asciiTheme="minorHAnsi" w:eastAsiaTheme="minorEastAsia" w:hAnsiTheme="minorHAnsi" w:cstheme="minorBidi"/>
          <w:sz w:val="20"/>
          <w:szCs w:val="20"/>
          <w:lang w:val="en-US" w:eastAsia="pt-PT"/>
        </w:rPr>
        <w:t>con</w:t>
      </w:r>
      <w:r w:rsidR="00CE0002" w:rsidRPr="15621ED7">
        <w:rPr>
          <w:rFonts w:asciiTheme="minorHAnsi" w:eastAsiaTheme="minorEastAsia" w:hAnsiTheme="minorHAnsi" w:cstheme="minorBidi"/>
          <w:sz w:val="20"/>
          <w:szCs w:val="20"/>
          <w:lang w:val="en-US" w:eastAsia="pt-PT"/>
        </w:rPr>
        <w:t>sumer behavior habits</w:t>
      </w:r>
      <w:r w:rsidR="005926FB" w:rsidRPr="15621ED7">
        <w:rPr>
          <w:rFonts w:asciiTheme="minorHAnsi" w:eastAsiaTheme="minorEastAsia" w:hAnsiTheme="minorHAnsi" w:cstheme="minorBidi"/>
          <w:sz w:val="20"/>
          <w:szCs w:val="20"/>
          <w:lang w:val="en-US" w:eastAsia="pt-PT"/>
        </w:rPr>
        <w:t xml:space="preserve">, </w:t>
      </w:r>
      <w:r w:rsidR="00225328" w:rsidRPr="15621ED7">
        <w:rPr>
          <w:rFonts w:asciiTheme="minorHAnsi" w:eastAsiaTheme="minorEastAsia" w:hAnsiTheme="minorHAnsi" w:cstheme="minorBidi"/>
          <w:sz w:val="20"/>
          <w:szCs w:val="20"/>
          <w:lang w:val="en-US" w:eastAsia="pt-PT"/>
        </w:rPr>
        <w:t xml:space="preserve">what products we need to have a </w:t>
      </w:r>
      <w:r w:rsidR="000860E4" w:rsidRPr="15621ED7">
        <w:rPr>
          <w:rFonts w:asciiTheme="minorHAnsi" w:eastAsiaTheme="minorEastAsia" w:hAnsiTheme="minorHAnsi" w:cstheme="minorBidi"/>
          <w:sz w:val="20"/>
          <w:szCs w:val="20"/>
          <w:lang w:val="en-US" w:eastAsia="pt-PT"/>
        </w:rPr>
        <w:t xml:space="preserve">wider </w:t>
      </w:r>
      <w:r w:rsidR="00997C7C" w:rsidRPr="15621ED7">
        <w:rPr>
          <w:rFonts w:asciiTheme="minorHAnsi" w:eastAsiaTheme="minorEastAsia" w:hAnsiTheme="minorHAnsi" w:cstheme="minorBidi"/>
          <w:sz w:val="20"/>
          <w:szCs w:val="20"/>
          <w:lang w:val="en-US"/>
        </w:rPr>
        <w:t>amount of product offerings,</w:t>
      </w:r>
      <w:r w:rsidR="00EA20CA" w:rsidRPr="15621ED7">
        <w:rPr>
          <w:rFonts w:asciiTheme="minorHAnsi" w:eastAsiaTheme="minorEastAsia" w:hAnsiTheme="minorHAnsi" w:cstheme="minorBidi"/>
          <w:sz w:val="20"/>
          <w:szCs w:val="20"/>
          <w:lang w:val="en-US"/>
        </w:rPr>
        <w:t xml:space="preserve"> what products are </w:t>
      </w:r>
      <w:r w:rsidR="000C7FFA" w:rsidRPr="15621ED7">
        <w:rPr>
          <w:rFonts w:asciiTheme="minorHAnsi" w:eastAsiaTheme="minorEastAsia" w:hAnsiTheme="minorHAnsi" w:cstheme="minorBidi"/>
          <w:sz w:val="20"/>
          <w:szCs w:val="20"/>
          <w:lang w:val="en-US"/>
        </w:rPr>
        <w:t xml:space="preserve">substitutes and </w:t>
      </w:r>
      <w:r w:rsidR="009E5599" w:rsidRPr="15621ED7">
        <w:rPr>
          <w:rFonts w:asciiTheme="minorHAnsi" w:eastAsiaTheme="minorEastAsia" w:hAnsiTheme="minorHAnsi" w:cstheme="minorBidi"/>
          <w:sz w:val="20"/>
          <w:szCs w:val="20"/>
          <w:lang w:val="en-US"/>
        </w:rPr>
        <w:t>which</w:t>
      </w:r>
      <w:r w:rsidR="000C7FFA" w:rsidRPr="15621ED7">
        <w:rPr>
          <w:rFonts w:asciiTheme="minorHAnsi" w:eastAsiaTheme="minorEastAsia" w:hAnsiTheme="minorHAnsi" w:cstheme="minorBidi"/>
          <w:sz w:val="20"/>
          <w:szCs w:val="20"/>
          <w:lang w:val="en-US"/>
        </w:rPr>
        <w:t xml:space="preserve"> are </w:t>
      </w:r>
      <w:r w:rsidR="00873F05" w:rsidRPr="15621ED7">
        <w:rPr>
          <w:rFonts w:asciiTheme="minorHAnsi" w:eastAsiaTheme="minorEastAsia" w:hAnsiTheme="minorHAnsi" w:cstheme="minorBidi"/>
          <w:sz w:val="20"/>
          <w:szCs w:val="20"/>
          <w:lang w:val="en-US"/>
        </w:rPr>
        <w:t xml:space="preserve">complementary. </w:t>
      </w:r>
      <w:r w:rsidR="00163649">
        <w:rPr>
          <w:rFonts w:asciiTheme="minorHAnsi" w:eastAsiaTheme="minorEastAsia" w:hAnsiTheme="minorHAnsi" w:cstheme="minorBidi"/>
          <w:sz w:val="20"/>
          <w:szCs w:val="20"/>
          <w:lang w:val="en-US"/>
        </w:rPr>
        <w:t xml:space="preserve"> Therefore, w</w:t>
      </w:r>
      <w:r w:rsidR="009A19B4" w:rsidRPr="15621ED7">
        <w:rPr>
          <w:rFonts w:asciiTheme="minorHAnsi" w:eastAsiaTheme="minorEastAsia" w:hAnsiTheme="minorHAnsi" w:cstheme="minorBidi"/>
          <w:sz w:val="20"/>
          <w:szCs w:val="20"/>
          <w:lang w:val="en-US"/>
        </w:rPr>
        <w:t>e</w:t>
      </w:r>
      <w:r w:rsidR="00873F05" w:rsidRPr="15621ED7">
        <w:rPr>
          <w:rFonts w:asciiTheme="minorHAnsi" w:eastAsiaTheme="minorEastAsia" w:hAnsiTheme="minorHAnsi" w:cstheme="minorBidi"/>
          <w:sz w:val="20"/>
          <w:szCs w:val="20"/>
          <w:lang w:val="en-US"/>
        </w:rPr>
        <w:t xml:space="preserve"> are going </w:t>
      </w:r>
      <w:r w:rsidR="004B7475" w:rsidRPr="15621ED7">
        <w:rPr>
          <w:rFonts w:asciiTheme="minorHAnsi" w:eastAsiaTheme="minorEastAsia" w:hAnsiTheme="minorHAnsi" w:cstheme="minorBidi"/>
          <w:sz w:val="20"/>
          <w:szCs w:val="20"/>
          <w:lang w:val="en-US"/>
        </w:rPr>
        <w:t xml:space="preserve">to </w:t>
      </w:r>
      <w:r w:rsidR="00163649">
        <w:rPr>
          <w:rFonts w:asciiTheme="minorHAnsi" w:eastAsiaTheme="minorEastAsia" w:hAnsiTheme="minorHAnsi" w:cstheme="minorBidi"/>
          <w:sz w:val="20"/>
          <w:szCs w:val="20"/>
          <w:lang w:val="en-US"/>
        </w:rPr>
        <w:t>perform</w:t>
      </w:r>
      <w:r w:rsidR="004F3DBA" w:rsidRPr="15621ED7">
        <w:rPr>
          <w:rFonts w:asciiTheme="minorHAnsi" w:eastAsiaTheme="minorEastAsia" w:hAnsiTheme="minorHAnsi" w:cstheme="minorBidi"/>
          <w:sz w:val="20"/>
          <w:szCs w:val="20"/>
          <w:lang w:val="en-US"/>
        </w:rPr>
        <w:t xml:space="preserve"> a market basket analysis</w:t>
      </w:r>
      <w:r w:rsidR="004C53EC" w:rsidRPr="15621ED7">
        <w:rPr>
          <w:rFonts w:asciiTheme="minorHAnsi" w:eastAsiaTheme="minorEastAsia" w:hAnsiTheme="minorHAnsi" w:cstheme="minorBidi"/>
          <w:sz w:val="20"/>
          <w:szCs w:val="20"/>
          <w:lang w:val="en-US"/>
        </w:rPr>
        <w:t xml:space="preserve">, which </w:t>
      </w:r>
      <w:r w:rsidR="00F1653A" w:rsidRPr="15621ED7">
        <w:rPr>
          <w:rFonts w:asciiTheme="minorHAnsi" w:eastAsiaTheme="minorEastAsia" w:hAnsiTheme="minorHAnsi" w:cstheme="minorBidi"/>
          <w:sz w:val="20"/>
          <w:szCs w:val="20"/>
          <w:lang w:val="en-US"/>
        </w:rPr>
        <w:t>is a rule-based machine learning approach that generates the relationship between variables in a dataset.</w:t>
      </w:r>
      <w:r w:rsidR="00CB2FDB">
        <w:rPr>
          <w:rFonts w:asciiTheme="minorHAnsi" w:eastAsiaTheme="minorEastAsia" w:hAnsiTheme="minorHAnsi" w:cstheme="minorBidi"/>
          <w:sz w:val="20"/>
          <w:szCs w:val="20"/>
          <w:lang w:val="en-US"/>
        </w:rPr>
        <w:t xml:space="preserve"> B</w:t>
      </w:r>
      <w:r w:rsidR="009A19B4" w:rsidRPr="15621ED7">
        <w:rPr>
          <w:rFonts w:asciiTheme="minorHAnsi" w:eastAsiaTheme="minorEastAsia" w:hAnsiTheme="minorHAnsi" w:cstheme="minorBidi"/>
          <w:sz w:val="20"/>
          <w:szCs w:val="20"/>
          <w:lang w:val="en-US"/>
        </w:rPr>
        <w:t xml:space="preserve">efore applying the algorithm, preprocessing will have to be done to understand the data, </w:t>
      </w:r>
      <w:r w:rsidR="00D22321" w:rsidRPr="15621ED7">
        <w:rPr>
          <w:rFonts w:asciiTheme="minorHAnsi" w:eastAsiaTheme="minorEastAsia" w:hAnsiTheme="minorHAnsi" w:cstheme="minorBidi"/>
          <w:sz w:val="20"/>
          <w:szCs w:val="20"/>
          <w:lang w:val="en-US"/>
        </w:rPr>
        <w:t xml:space="preserve">link the different files into a </w:t>
      </w:r>
      <w:proofErr w:type="spellStart"/>
      <w:r w:rsidR="00D22321" w:rsidRPr="15621ED7">
        <w:rPr>
          <w:rFonts w:asciiTheme="minorHAnsi" w:eastAsiaTheme="minorEastAsia" w:hAnsiTheme="minorHAnsi" w:cstheme="minorBidi"/>
          <w:i/>
          <w:sz w:val="20"/>
          <w:szCs w:val="20"/>
          <w:lang w:val="en-US"/>
        </w:rPr>
        <w:t>dataframe</w:t>
      </w:r>
      <w:proofErr w:type="spellEnd"/>
      <w:r w:rsidR="00D22321" w:rsidRPr="15621ED7">
        <w:rPr>
          <w:rFonts w:asciiTheme="minorHAnsi" w:eastAsiaTheme="minorEastAsia" w:hAnsiTheme="minorHAnsi" w:cstheme="minorBidi"/>
          <w:sz w:val="20"/>
          <w:szCs w:val="20"/>
          <w:lang w:val="en-US"/>
        </w:rPr>
        <w:t xml:space="preserve"> that makes sense</w:t>
      </w:r>
      <w:r w:rsidR="009C6FA5" w:rsidRPr="15621ED7">
        <w:rPr>
          <w:rFonts w:asciiTheme="minorHAnsi" w:eastAsiaTheme="minorEastAsia" w:hAnsiTheme="minorHAnsi" w:cstheme="minorBidi"/>
          <w:sz w:val="20"/>
          <w:szCs w:val="20"/>
          <w:lang w:val="en-US"/>
        </w:rPr>
        <w:t xml:space="preserve"> to the proposed </w:t>
      </w:r>
      <w:r w:rsidR="006A36FC" w:rsidRPr="15621ED7">
        <w:rPr>
          <w:rFonts w:asciiTheme="minorHAnsi" w:eastAsiaTheme="minorEastAsia" w:hAnsiTheme="minorHAnsi" w:cstheme="minorBidi"/>
          <w:sz w:val="20"/>
          <w:szCs w:val="20"/>
          <w:lang w:val="en-US"/>
        </w:rPr>
        <w:t>business problems</w:t>
      </w:r>
      <w:r w:rsidR="00D22321" w:rsidRPr="15621ED7">
        <w:rPr>
          <w:rFonts w:asciiTheme="minorHAnsi" w:eastAsiaTheme="minorEastAsia" w:hAnsiTheme="minorHAnsi" w:cstheme="minorBidi"/>
          <w:sz w:val="20"/>
          <w:szCs w:val="20"/>
          <w:lang w:val="en-US"/>
        </w:rPr>
        <w:t>, perform some engineering with the features an</w:t>
      </w:r>
      <w:r w:rsidR="006A36FC" w:rsidRPr="15621ED7">
        <w:rPr>
          <w:rFonts w:asciiTheme="minorHAnsi" w:eastAsiaTheme="minorEastAsia" w:hAnsiTheme="minorHAnsi" w:cstheme="minorBidi"/>
          <w:sz w:val="20"/>
          <w:szCs w:val="20"/>
          <w:lang w:val="en-US"/>
        </w:rPr>
        <w:t>d analyze results.</w:t>
      </w:r>
    </w:p>
    <w:p w14:paraId="6B0A4184" w14:textId="21636BFD" w:rsidR="00133BE5" w:rsidRDefault="000A21CC" w:rsidP="00FF575E">
      <w:pPr>
        <w:spacing w:before="120" w:after="120"/>
        <w:jc w:val="both"/>
        <w:rPr>
          <w:rFonts w:asciiTheme="minorHAnsi" w:eastAsiaTheme="minorEastAsia" w:hAnsiTheme="minorHAnsi" w:cstheme="minorBidi"/>
          <w:sz w:val="20"/>
          <w:szCs w:val="20"/>
          <w:lang w:val="en-US"/>
        </w:rPr>
      </w:pPr>
      <w:r w:rsidRPr="15621ED7">
        <w:rPr>
          <w:rFonts w:asciiTheme="minorHAnsi" w:eastAsiaTheme="minorEastAsia" w:hAnsiTheme="minorHAnsi" w:cstheme="minorBidi"/>
          <w:sz w:val="20"/>
          <w:szCs w:val="20"/>
          <w:lang w:val="en-US"/>
        </w:rPr>
        <w:t xml:space="preserve">The outcome of this analysis will be visualizations that will help us better understand </w:t>
      </w:r>
      <w:r w:rsidR="005C121C" w:rsidRPr="15621ED7">
        <w:rPr>
          <w:rFonts w:asciiTheme="minorHAnsi" w:eastAsiaTheme="minorEastAsia" w:hAnsiTheme="minorHAnsi" w:cstheme="minorBidi"/>
          <w:sz w:val="20"/>
          <w:szCs w:val="20"/>
          <w:lang w:val="en-US"/>
        </w:rPr>
        <w:t xml:space="preserve">consumer </w:t>
      </w:r>
      <w:proofErr w:type="gramStart"/>
      <w:r w:rsidR="005C121C" w:rsidRPr="15621ED7">
        <w:rPr>
          <w:rFonts w:asciiTheme="minorHAnsi" w:eastAsiaTheme="minorEastAsia" w:hAnsiTheme="minorHAnsi" w:cstheme="minorBidi"/>
          <w:sz w:val="20"/>
          <w:szCs w:val="20"/>
          <w:lang w:val="en-US"/>
        </w:rPr>
        <w:t>behavior as a whole, followed</w:t>
      </w:r>
      <w:proofErr w:type="gramEnd"/>
      <w:r w:rsidR="005C121C" w:rsidRPr="15621ED7">
        <w:rPr>
          <w:rFonts w:asciiTheme="minorHAnsi" w:eastAsiaTheme="minorEastAsia" w:hAnsiTheme="minorHAnsi" w:cstheme="minorBidi"/>
          <w:sz w:val="20"/>
          <w:szCs w:val="20"/>
          <w:lang w:val="en-US"/>
        </w:rPr>
        <w:t xml:space="preserve"> by lists</w:t>
      </w:r>
      <w:r w:rsidR="00115E59" w:rsidRPr="15621ED7">
        <w:rPr>
          <w:rFonts w:asciiTheme="minorHAnsi" w:eastAsiaTheme="minorEastAsia" w:hAnsiTheme="minorHAnsi" w:cstheme="minorBidi"/>
          <w:sz w:val="20"/>
          <w:szCs w:val="20"/>
          <w:lang w:val="en-US"/>
        </w:rPr>
        <w:t xml:space="preserve"> of </w:t>
      </w:r>
      <w:r w:rsidR="00B04175" w:rsidRPr="15621ED7">
        <w:rPr>
          <w:rFonts w:asciiTheme="minorHAnsi" w:eastAsiaTheme="minorEastAsia" w:hAnsiTheme="minorHAnsi" w:cstheme="minorBidi"/>
          <w:sz w:val="20"/>
          <w:szCs w:val="20"/>
          <w:lang w:val="en-US"/>
        </w:rPr>
        <w:t xml:space="preserve">substitute and complementary products, achieved with the </w:t>
      </w:r>
      <w:proofErr w:type="spellStart"/>
      <w:r w:rsidR="00CB2FDB">
        <w:rPr>
          <w:rFonts w:asciiTheme="minorHAnsi" w:eastAsiaTheme="minorEastAsia" w:hAnsiTheme="minorHAnsi" w:cstheme="minorBidi"/>
          <w:i/>
          <w:sz w:val="20"/>
          <w:szCs w:val="20"/>
          <w:lang w:val="en-US"/>
        </w:rPr>
        <w:t>A</w:t>
      </w:r>
      <w:r w:rsidR="00261764" w:rsidRPr="15621ED7">
        <w:rPr>
          <w:rFonts w:asciiTheme="minorHAnsi" w:eastAsiaTheme="minorEastAsia" w:hAnsiTheme="minorHAnsi" w:cstheme="minorBidi"/>
          <w:i/>
          <w:sz w:val="20"/>
          <w:szCs w:val="20"/>
          <w:lang w:val="en-US"/>
        </w:rPr>
        <w:t>priori</w:t>
      </w:r>
      <w:proofErr w:type="spellEnd"/>
      <w:r w:rsidR="00261764" w:rsidRPr="15621ED7">
        <w:rPr>
          <w:rFonts w:asciiTheme="minorHAnsi" w:eastAsiaTheme="minorEastAsia" w:hAnsiTheme="minorHAnsi" w:cstheme="minorBidi"/>
          <w:i/>
          <w:sz w:val="20"/>
          <w:szCs w:val="20"/>
          <w:lang w:val="en-US"/>
        </w:rPr>
        <w:t xml:space="preserve"> algorithm</w:t>
      </w:r>
      <w:r w:rsidR="00261764" w:rsidRPr="15621ED7">
        <w:rPr>
          <w:rFonts w:asciiTheme="minorHAnsi" w:eastAsiaTheme="minorEastAsia" w:hAnsiTheme="minorHAnsi" w:cstheme="minorBidi"/>
          <w:sz w:val="20"/>
          <w:szCs w:val="20"/>
          <w:lang w:val="en-US"/>
        </w:rPr>
        <w:t>, as well as</w:t>
      </w:r>
      <w:r w:rsidR="00BF3259" w:rsidRPr="15621ED7">
        <w:rPr>
          <w:rFonts w:asciiTheme="minorHAnsi" w:eastAsiaTheme="minorEastAsia" w:hAnsiTheme="minorHAnsi" w:cstheme="minorBidi"/>
          <w:sz w:val="20"/>
          <w:szCs w:val="20"/>
          <w:lang w:val="en-US"/>
        </w:rPr>
        <w:t xml:space="preserve"> a cluster analysis</w:t>
      </w:r>
      <w:r w:rsidR="003065D3" w:rsidRPr="15621ED7">
        <w:rPr>
          <w:rFonts w:asciiTheme="minorHAnsi" w:eastAsiaTheme="minorEastAsia" w:hAnsiTheme="minorHAnsi" w:cstheme="minorBidi"/>
          <w:sz w:val="20"/>
          <w:szCs w:val="20"/>
          <w:lang w:val="en-US"/>
        </w:rPr>
        <w:t xml:space="preserve"> with </w:t>
      </w:r>
      <w:proofErr w:type="spellStart"/>
      <w:r w:rsidR="003065D3" w:rsidRPr="15621ED7">
        <w:rPr>
          <w:rFonts w:asciiTheme="minorHAnsi" w:eastAsiaTheme="minorEastAsia" w:hAnsiTheme="minorHAnsi" w:cstheme="minorBidi"/>
          <w:i/>
          <w:sz w:val="20"/>
          <w:szCs w:val="20"/>
          <w:lang w:val="en-US"/>
        </w:rPr>
        <w:t>kmeans</w:t>
      </w:r>
      <w:proofErr w:type="spellEnd"/>
      <w:r w:rsidR="00BF3259" w:rsidRPr="15621ED7">
        <w:rPr>
          <w:rFonts w:asciiTheme="minorHAnsi" w:eastAsiaTheme="minorEastAsia" w:hAnsiTheme="minorHAnsi" w:cstheme="minorBidi"/>
          <w:sz w:val="20"/>
          <w:szCs w:val="20"/>
          <w:lang w:val="en-US"/>
        </w:rPr>
        <w:t xml:space="preserve"> to understand different types of consumers</w:t>
      </w:r>
      <w:r w:rsidR="00355FA8" w:rsidRPr="15621ED7">
        <w:rPr>
          <w:rFonts w:asciiTheme="minorHAnsi" w:eastAsiaTheme="minorEastAsia" w:hAnsiTheme="minorHAnsi" w:cstheme="minorBidi"/>
          <w:sz w:val="20"/>
          <w:szCs w:val="20"/>
          <w:lang w:val="en-US"/>
        </w:rPr>
        <w:t>, their buying habits and behavior</w:t>
      </w:r>
      <w:r w:rsidR="00BF3259" w:rsidRPr="15621ED7">
        <w:rPr>
          <w:rFonts w:asciiTheme="minorHAnsi" w:eastAsiaTheme="minorEastAsia" w:hAnsiTheme="minorHAnsi" w:cstheme="minorBidi"/>
          <w:sz w:val="20"/>
          <w:szCs w:val="20"/>
          <w:lang w:val="en-US"/>
        </w:rPr>
        <w:t>.</w:t>
      </w:r>
      <w:r w:rsidR="00133BE5" w:rsidRPr="15621ED7">
        <w:rPr>
          <w:rFonts w:asciiTheme="minorHAnsi" w:eastAsiaTheme="minorEastAsia" w:hAnsiTheme="minorHAnsi" w:cstheme="minorBidi"/>
          <w:sz w:val="20"/>
          <w:szCs w:val="20"/>
          <w:lang w:val="en-US"/>
        </w:rPr>
        <w:t xml:space="preserve"> Additionally, we will test a second algorithm for a benchmark comparison of the </w:t>
      </w:r>
      <w:proofErr w:type="spellStart"/>
      <w:r w:rsidR="00133BE5" w:rsidRPr="15621ED7">
        <w:rPr>
          <w:rFonts w:asciiTheme="minorHAnsi" w:eastAsiaTheme="minorEastAsia" w:hAnsiTheme="minorHAnsi" w:cstheme="minorBidi"/>
          <w:i/>
          <w:sz w:val="20"/>
          <w:szCs w:val="20"/>
          <w:lang w:val="en-US"/>
        </w:rPr>
        <w:t>Aprori</w:t>
      </w:r>
      <w:proofErr w:type="spellEnd"/>
      <w:r w:rsidR="00133BE5" w:rsidRPr="15621ED7">
        <w:rPr>
          <w:rFonts w:asciiTheme="minorHAnsi" w:eastAsiaTheme="minorEastAsia" w:hAnsiTheme="minorHAnsi" w:cstheme="minorBidi"/>
          <w:sz w:val="20"/>
          <w:szCs w:val="20"/>
          <w:lang w:val="en-US"/>
        </w:rPr>
        <w:t xml:space="preserve"> implementation.</w:t>
      </w:r>
    </w:p>
    <w:p w14:paraId="28E1AF99" w14:textId="42867C83" w:rsidR="00CB5F20" w:rsidRDefault="0067230A" w:rsidP="00FF575E">
      <w:pPr>
        <w:spacing w:before="120" w:after="120"/>
        <w:jc w:val="both"/>
        <w:rPr>
          <w:rFonts w:asciiTheme="minorHAnsi" w:eastAsiaTheme="minorEastAsia" w:hAnsiTheme="minorHAnsi" w:cstheme="minorBidi"/>
          <w:sz w:val="20"/>
          <w:szCs w:val="20"/>
          <w:lang w:val="en-US"/>
        </w:rPr>
      </w:pPr>
      <w:r w:rsidRPr="15621ED7">
        <w:rPr>
          <w:rFonts w:asciiTheme="minorHAnsi" w:eastAsiaTheme="minorEastAsia" w:hAnsiTheme="minorHAnsi" w:cstheme="minorBidi"/>
          <w:sz w:val="20"/>
          <w:szCs w:val="20"/>
          <w:lang w:val="en-US"/>
        </w:rPr>
        <w:t>Regarding the</w:t>
      </w:r>
      <w:r w:rsidR="00DF6069" w:rsidRPr="15621ED7">
        <w:rPr>
          <w:rFonts w:asciiTheme="minorHAnsi" w:eastAsiaTheme="minorEastAsia" w:hAnsiTheme="minorHAnsi" w:cstheme="minorBidi"/>
          <w:sz w:val="20"/>
          <w:szCs w:val="20"/>
          <w:lang w:val="en-US"/>
        </w:rPr>
        <w:t xml:space="preserve"> cluster quality, we are </w:t>
      </w:r>
      <w:r w:rsidR="00C50D03" w:rsidRPr="15621ED7">
        <w:rPr>
          <w:rFonts w:asciiTheme="minorHAnsi" w:eastAsiaTheme="minorEastAsia" w:hAnsiTheme="minorHAnsi" w:cstheme="minorBidi"/>
          <w:sz w:val="20"/>
          <w:szCs w:val="20"/>
          <w:lang w:val="en-US"/>
        </w:rPr>
        <w:t xml:space="preserve">setting </w:t>
      </w:r>
      <w:r w:rsidRPr="15621ED7">
        <w:rPr>
          <w:rFonts w:asciiTheme="minorHAnsi" w:eastAsiaTheme="minorEastAsia" w:hAnsiTheme="minorHAnsi" w:cstheme="minorBidi"/>
          <w:sz w:val="20"/>
          <w:szCs w:val="20"/>
          <w:lang w:val="en-US"/>
        </w:rPr>
        <w:t xml:space="preserve">as acceptable </w:t>
      </w:r>
      <w:r w:rsidR="00C50D03" w:rsidRPr="15621ED7">
        <w:rPr>
          <w:rFonts w:asciiTheme="minorHAnsi" w:eastAsiaTheme="minorEastAsia" w:hAnsiTheme="minorHAnsi" w:cstheme="minorBidi"/>
          <w:sz w:val="20"/>
          <w:szCs w:val="20"/>
          <w:lang w:val="en-US"/>
        </w:rPr>
        <w:t>the quality of R2 at</w:t>
      </w:r>
      <w:r w:rsidR="00092996" w:rsidRPr="15621ED7">
        <w:rPr>
          <w:rFonts w:asciiTheme="minorHAnsi" w:eastAsiaTheme="minorEastAsia" w:hAnsiTheme="minorHAnsi" w:cstheme="minorBidi"/>
          <w:sz w:val="20"/>
          <w:szCs w:val="20"/>
          <w:lang w:val="en-US"/>
        </w:rPr>
        <w:t xml:space="preserve"> 0.5</w:t>
      </w:r>
      <w:r w:rsidR="00C06F25" w:rsidRPr="15621ED7">
        <w:rPr>
          <w:rFonts w:asciiTheme="minorHAnsi" w:eastAsiaTheme="minorEastAsia" w:hAnsiTheme="minorHAnsi" w:cstheme="minorBidi"/>
          <w:sz w:val="20"/>
          <w:szCs w:val="20"/>
          <w:lang w:val="en-US"/>
        </w:rPr>
        <w:t xml:space="preserve"> or above</w:t>
      </w:r>
      <w:r w:rsidR="00D7651A" w:rsidRPr="15621ED7">
        <w:rPr>
          <w:rFonts w:asciiTheme="minorHAnsi" w:eastAsiaTheme="minorEastAsia" w:hAnsiTheme="minorHAnsi" w:cstheme="minorBidi"/>
          <w:sz w:val="20"/>
          <w:szCs w:val="20"/>
          <w:lang w:val="en-US"/>
        </w:rPr>
        <w:t>.</w:t>
      </w:r>
      <w:r w:rsidR="00C50D03" w:rsidRPr="15621ED7">
        <w:rPr>
          <w:rFonts w:asciiTheme="minorHAnsi" w:eastAsiaTheme="minorEastAsia" w:hAnsiTheme="minorHAnsi" w:cstheme="minorBidi"/>
          <w:sz w:val="20"/>
          <w:szCs w:val="20"/>
          <w:lang w:val="en-US"/>
        </w:rPr>
        <w:t xml:space="preserve"> </w:t>
      </w:r>
      <w:r w:rsidRPr="15621ED7">
        <w:rPr>
          <w:rFonts w:asciiTheme="minorHAnsi" w:eastAsiaTheme="minorEastAsia" w:hAnsiTheme="minorHAnsi" w:cstheme="minorBidi"/>
          <w:sz w:val="20"/>
          <w:szCs w:val="20"/>
          <w:lang w:val="en-US"/>
        </w:rPr>
        <w:t xml:space="preserve">The lists of </w:t>
      </w:r>
      <w:r w:rsidR="00C175C7" w:rsidRPr="15621ED7">
        <w:rPr>
          <w:rFonts w:asciiTheme="minorHAnsi" w:eastAsiaTheme="minorEastAsia" w:hAnsiTheme="minorHAnsi" w:cstheme="minorBidi"/>
          <w:sz w:val="20"/>
          <w:szCs w:val="20"/>
          <w:lang w:val="en-US"/>
        </w:rPr>
        <w:t xml:space="preserve">complementary and substitute products are deemed </w:t>
      </w:r>
      <w:r w:rsidR="007A3E75" w:rsidRPr="15621ED7">
        <w:rPr>
          <w:rFonts w:asciiTheme="minorHAnsi" w:eastAsiaTheme="minorEastAsia" w:hAnsiTheme="minorHAnsi" w:cstheme="minorBidi"/>
          <w:sz w:val="20"/>
          <w:szCs w:val="20"/>
          <w:lang w:val="en-US"/>
        </w:rPr>
        <w:t>good if it</w:t>
      </w:r>
      <w:r w:rsidR="00FF575E" w:rsidRPr="15621ED7">
        <w:rPr>
          <w:rFonts w:asciiTheme="minorHAnsi" w:eastAsiaTheme="minorEastAsia" w:hAnsiTheme="minorHAnsi" w:cstheme="minorBidi"/>
          <w:sz w:val="20"/>
          <w:szCs w:val="20"/>
          <w:lang w:val="en-US"/>
        </w:rPr>
        <w:t xml:space="preserve"> i</w:t>
      </w:r>
      <w:r w:rsidR="007A3E75" w:rsidRPr="15621ED7">
        <w:rPr>
          <w:rFonts w:asciiTheme="minorHAnsi" w:eastAsiaTheme="minorEastAsia" w:hAnsiTheme="minorHAnsi" w:cstheme="minorBidi"/>
          <w:sz w:val="20"/>
          <w:szCs w:val="20"/>
          <w:lang w:val="en-US"/>
        </w:rPr>
        <w:t xml:space="preserve">s between </w:t>
      </w:r>
      <w:r w:rsidR="008845D1" w:rsidRPr="15621ED7">
        <w:rPr>
          <w:rFonts w:asciiTheme="minorHAnsi" w:eastAsiaTheme="minorEastAsia" w:hAnsiTheme="minorHAnsi" w:cstheme="minorBidi"/>
          <w:sz w:val="20"/>
          <w:szCs w:val="20"/>
          <w:lang w:val="en-US"/>
        </w:rPr>
        <w:t>10</w:t>
      </w:r>
      <w:r w:rsidR="007A3E75" w:rsidRPr="15621ED7">
        <w:rPr>
          <w:rFonts w:asciiTheme="minorHAnsi" w:eastAsiaTheme="minorEastAsia" w:hAnsiTheme="minorHAnsi" w:cstheme="minorBidi"/>
          <w:sz w:val="20"/>
          <w:szCs w:val="20"/>
          <w:lang w:val="en-US"/>
        </w:rPr>
        <w:t xml:space="preserve"> and </w:t>
      </w:r>
      <w:r w:rsidR="008845D1" w:rsidRPr="15621ED7">
        <w:rPr>
          <w:rFonts w:asciiTheme="minorHAnsi" w:eastAsiaTheme="minorEastAsia" w:hAnsiTheme="minorHAnsi" w:cstheme="minorBidi"/>
          <w:sz w:val="20"/>
          <w:szCs w:val="20"/>
          <w:lang w:val="en-US"/>
        </w:rPr>
        <w:t>3</w:t>
      </w:r>
      <w:r w:rsidR="007A3E75" w:rsidRPr="15621ED7">
        <w:rPr>
          <w:rFonts w:asciiTheme="minorHAnsi" w:eastAsiaTheme="minorEastAsia" w:hAnsiTheme="minorHAnsi" w:cstheme="minorBidi"/>
          <w:sz w:val="20"/>
          <w:szCs w:val="20"/>
          <w:lang w:val="en-US"/>
        </w:rPr>
        <w:t>00 items</w:t>
      </w:r>
      <w:r w:rsidR="008845D1" w:rsidRPr="15621ED7">
        <w:rPr>
          <w:rFonts w:asciiTheme="minorHAnsi" w:eastAsiaTheme="minorEastAsia" w:hAnsiTheme="minorHAnsi" w:cstheme="minorBidi"/>
          <w:sz w:val="20"/>
          <w:szCs w:val="20"/>
          <w:lang w:val="en-US"/>
        </w:rPr>
        <w:t xml:space="preserve">, which seems a reasonable amount </w:t>
      </w:r>
      <w:r w:rsidR="00200EC0" w:rsidRPr="15621ED7">
        <w:rPr>
          <w:rFonts w:asciiTheme="minorHAnsi" w:eastAsiaTheme="minorEastAsia" w:hAnsiTheme="minorHAnsi" w:cstheme="minorBidi"/>
          <w:sz w:val="20"/>
          <w:szCs w:val="20"/>
          <w:lang w:val="en-US"/>
        </w:rPr>
        <w:t>to be</w:t>
      </w:r>
      <w:r w:rsidR="00202F73" w:rsidRPr="15621ED7">
        <w:rPr>
          <w:rFonts w:asciiTheme="minorHAnsi" w:eastAsiaTheme="minorEastAsia" w:hAnsiTheme="minorHAnsi" w:cstheme="minorBidi"/>
          <w:sz w:val="20"/>
          <w:szCs w:val="20"/>
          <w:lang w:val="en-US"/>
        </w:rPr>
        <w:t xml:space="preserve"> acted upon by</w:t>
      </w:r>
      <w:r w:rsidR="003A29BA" w:rsidRPr="15621ED7">
        <w:rPr>
          <w:rFonts w:asciiTheme="minorHAnsi" w:eastAsiaTheme="minorEastAsia" w:hAnsiTheme="minorHAnsi" w:cstheme="minorBidi"/>
          <w:sz w:val="20"/>
          <w:szCs w:val="20"/>
          <w:lang w:val="en-US"/>
        </w:rPr>
        <w:t xml:space="preserve"> the marketing</w:t>
      </w:r>
      <w:r w:rsidR="00B17B4E" w:rsidRPr="15621ED7">
        <w:rPr>
          <w:rFonts w:asciiTheme="minorHAnsi" w:eastAsiaTheme="minorEastAsia" w:hAnsiTheme="minorHAnsi" w:cstheme="minorBidi"/>
          <w:sz w:val="20"/>
          <w:szCs w:val="20"/>
          <w:lang w:val="en-US"/>
        </w:rPr>
        <w:t xml:space="preserve"> and strategy</w:t>
      </w:r>
      <w:r w:rsidR="003A29BA" w:rsidRPr="15621ED7">
        <w:rPr>
          <w:rFonts w:asciiTheme="minorHAnsi" w:eastAsiaTheme="minorEastAsia" w:hAnsiTheme="minorHAnsi" w:cstheme="minorBidi"/>
          <w:sz w:val="20"/>
          <w:szCs w:val="20"/>
          <w:lang w:val="en-US"/>
        </w:rPr>
        <w:t xml:space="preserve"> team</w:t>
      </w:r>
      <w:r w:rsidR="00B17B4E" w:rsidRPr="15621ED7">
        <w:rPr>
          <w:rFonts w:asciiTheme="minorHAnsi" w:eastAsiaTheme="minorEastAsia" w:hAnsiTheme="minorHAnsi" w:cstheme="minorBidi"/>
          <w:sz w:val="20"/>
          <w:szCs w:val="20"/>
          <w:lang w:val="en-US"/>
        </w:rPr>
        <w:t>s.</w:t>
      </w:r>
    </w:p>
    <w:p w14:paraId="223CC930" w14:textId="66583524" w:rsidR="00851227" w:rsidRPr="00A9356F" w:rsidRDefault="00A131F2" w:rsidP="007E5798">
      <w:pPr>
        <w:pStyle w:val="Heading2"/>
        <w:numPr>
          <w:ilvl w:val="1"/>
          <w:numId w:val="52"/>
        </w:numPr>
        <w:pPrChange w:id="24" w:author="joao Paulo Guerreiro Aredes Cesar" w:date="2021-04-19T23:40:00Z">
          <w:pPr>
            <w:pStyle w:val="Heading2"/>
          </w:pPr>
        </w:pPrChange>
      </w:pPr>
      <w:bookmarkStart w:id="25" w:name="_Toc69766246"/>
      <w:r w:rsidRPr="00D737C7">
        <w:t>Project Plan</w:t>
      </w:r>
      <w:bookmarkEnd w:id="25"/>
    </w:p>
    <w:p w14:paraId="3C3CE295" w14:textId="6188FEE6" w:rsidR="00EF39F1" w:rsidRPr="00183796" w:rsidRDefault="00C36F38" w:rsidP="00851227">
      <w:pPr>
        <w:spacing w:after="0" w:line="360" w:lineRule="auto"/>
        <w:rPr>
          <w:rFonts w:asciiTheme="minorHAnsi" w:eastAsiaTheme="minorEastAsia" w:hAnsiTheme="minorHAnsi" w:cstheme="minorBidi"/>
          <w:sz w:val="20"/>
          <w:szCs w:val="20"/>
          <w:lang w:val="en-US" w:eastAsia="pt-BR"/>
        </w:rPr>
      </w:pPr>
      <w:r w:rsidRPr="2AEB7000">
        <w:rPr>
          <w:rFonts w:asciiTheme="minorHAnsi" w:eastAsiaTheme="minorEastAsia" w:hAnsiTheme="minorHAnsi" w:cstheme="minorBidi"/>
          <w:sz w:val="20"/>
          <w:szCs w:val="20"/>
          <w:lang w:val="en-US" w:eastAsia="pt-BR"/>
        </w:rPr>
        <w:t>1. Data understanding</w:t>
      </w:r>
      <w:r>
        <w:br/>
      </w:r>
      <w:r w:rsidRPr="2AEB7000">
        <w:rPr>
          <w:rFonts w:asciiTheme="minorHAnsi" w:eastAsiaTheme="minorEastAsia" w:hAnsiTheme="minorHAnsi" w:cstheme="minorBidi"/>
          <w:sz w:val="20"/>
          <w:szCs w:val="20"/>
          <w:lang w:val="en-US" w:eastAsia="pt-BR"/>
        </w:rPr>
        <w:t>2. Data preparation</w:t>
      </w:r>
      <w:r>
        <w:br/>
      </w:r>
      <w:r w:rsidR="00B75D54" w:rsidRPr="2AEB7000">
        <w:rPr>
          <w:rFonts w:asciiTheme="minorHAnsi" w:eastAsiaTheme="minorEastAsia" w:hAnsiTheme="minorHAnsi" w:cstheme="minorBidi"/>
          <w:sz w:val="20"/>
          <w:szCs w:val="20"/>
          <w:lang w:val="en-US" w:eastAsia="pt-BR"/>
        </w:rPr>
        <w:t xml:space="preserve">    </w:t>
      </w:r>
      <w:r w:rsidRPr="2AEB7000">
        <w:rPr>
          <w:rFonts w:asciiTheme="minorHAnsi" w:eastAsiaTheme="minorEastAsia" w:hAnsiTheme="minorHAnsi" w:cstheme="minorBidi"/>
          <w:sz w:val="20"/>
          <w:szCs w:val="20"/>
          <w:lang w:val="en-US" w:eastAsia="pt-BR"/>
        </w:rPr>
        <w:t>2.</w:t>
      </w:r>
      <w:r w:rsidR="00495E31" w:rsidRPr="2AEB7000">
        <w:rPr>
          <w:rFonts w:asciiTheme="minorHAnsi" w:eastAsiaTheme="minorEastAsia" w:hAnsiTheme="minorHAnsi" w:cstheme="minorBidi"/>
          <w:sz w:val="20"/>
          <w:szCs w:val="20"/>
          <w:lang w:val="en-US" w:eastAsia="pt-BR"/>
        </w:rPr>
        <w:t>1</w:t>
      </w:r>
      <w:r w:rsidRPr="2AEB7000">
        <w:rPr>
          <w:rFonts w:asciiTheme="minorHAnsi" w:eastAsiaTheme="minorEastAsia" w:hAnsiTheme="minorHAnsi" w:cstheme="minorBidi"/>
          <w:sz w:val="20"/>
          <w:szCs w:val="20"/>
          <w:lang w:val="en-US" w:eastAsia="pt-BR"/>
        </w:rPr>
        <w:t xml:space="preserve">. </w:t>
      </w:r>
      <w:r w:rsidR="00300709" w:rsidRPr="2AEB7000">
        <w:rPr>
          <w:rFonts w:asciiTheme="minorHAnsi" w:eastAsiaTheme="minorEastAsia" w:hAnsiTheme="minorHAnsi" w:cstheme="minorBidi"/>
          <w:sz w:val="20"/>
          <w:szCs w:val="20"/>
          <w:lang w:val="en-US" w:eastAsia="pt-BR"/>
        </w:rPr>
        <w:t>Pre-</w:t>
      </w:r>
      <w:r w:rsidR="00495E31" w:rsidRPr="2AEB7000">
        <w:rPr>
          <w:rFonts w:asciiTheme="minorHAnsi" w:eastAsiaTheme="minorEastAsia" w:hAnsiTheme="minorHAnsi" w:cstheme="minorBidi"/>
          <w:sz w:val="20"/>
          <w:szCs w:val="20"/>
          <w:lang w:val="en-US" w:eastAsia="pt-BR"/>
        </w:rPr>
        <w:t>processing (</w:t>
      </w:r>
      <w:r w:rsidR="00075F6E" w:rsidRPr="2AEB7000">
        <w:rPr>
          <w:rFonts w:asciiTheme="minorHAnsi" w:eastAsiaTheme="minorEastAsia" w:hAnsiTheme="minorHAnsi" w:cstheme="minorBidi"/>
          <w:sz w:val="20"/>
          <w:szCs w:val="20"/>
          <w:lang w:val="en-US" w:eastAsia="pt-BR"/>
        </w:rPr>
        <w:t>connect different tables</w:t>
      </w:r>
      <w:r w:rsidR="00756EEA" w:rsidRPr="2AEB7000">
        <w:rPr>
          <w:rFonts w:asciiTheme="minorHAnsi" w:eastAsiaTheme="minorEastAsia" w:hAnsiTheme="minorHAnsi" w:cstheme="minorBidi"/>
          <w:sz w:val="20"/>
          <w:szCs w:val="20"/>
          <w:lang w:val="en-US" w:eastAsia="pt-BR"/>
        </w:rPr>
        <w:t xml:space="preserve"> with scattered information</w:t>
      </w:r>
      <w:r w:rsidR="00075F6E" w:rsidRPr="2AEB7000">
        <w:rPr>
          <w:rFonts w:asciiTheme="minorHAnsi" w:eastAsiaTheme="minorEastAsia" w:hAnsiTheme="minorHAnsi" w:cstheme="minorBidi"/>
          <w:sz w:val="20"/>
          <w:szCs w:val="20"/>
          <w:lang w:val="en-US" w:eastAsia="pt-BR"/>
        </w:rPr>
        <w:t xml:space="preserve"> into </w:t>
      </w:r>
      <w:proofErr w:type="spellStart"/>
      <w:r w:rsidR="00756EEA" w:rsidRPr="2AEB7000">
        <w:rPr>
          <w:rFonts w:asciiTheme="minorHAnsi" w:eastAsiaTheme="minorEastAsia" w:hAnsiTheme="minorHAnsi" w:cstheme="minorBidi"/>
          <w:sz w:val="20"/>
          <w:szCs w:val="20"/>
          <w:lang w:val="en-US" w:eastAsia="pt-BR"/>
        </w:rPr>
        <w:t>dataframes</w:t>
      </w:r>
      <w:proofErr w:type="spellEnd"/>
      <w:r w:rsidR="00495E31" w:rsidRPr="2AEB7000">
        <w:rPr>
          <w:rFonts w:asciiTheme="minorHAnsi" w:eastAsiaTheme="minorEastAsia" w:hAnsiTheme="minorHAnsi" w:cstheme="minorBidi"/>
          <w:sz w:val="20"/>
          <w:szCs w:val="20"/>
          <w:lang w:val="en-US" w:eastAsia="pt-BR"/>
        </w:rPr>
        <w:t>)</w:t>
      </w:r>
    </w:p>
    <w:p w14:paraId="04C95A2B" w14:textId="0CD6A877" w:rsidR="000010AE" w:rsidRPr="00183796" w:rsidRDefault="00B75D54" w:rsidP="00851227">
      <w:pPr>
        <w:spacing w:after="0" w:line="360" w:lineRule="auto"/>
        <w:rPr>
          <w:rFonts w:asciiTheme="minorHAnsi" w:eastAsiaTheme="minorEastAsia" w:hAnsiTheme="minorHAnsi" w:cstheme="minorBidi"/>
          <w:sz w:val="20"/>
          <w:szCs w:val="20"/>
          <w:lang w:val="en-US" w:eastAsia="pt-BR"/>
        </w:rPr>
      </w:pPr>
      <w:r w:rsidRPr="2AEB7000">
        <w:rPr>
          <w:rFonts w:asciiTheme="minorHAnsi" w:eastAsiaTheme="minorEastAsia" w:hAnsiTheme="minorHAnsi" w:cstheme="minorBidi"/>
          <w:sz w:val="20"/>
          <w:szCs w:val="20"/>
          <w:lang w:val="en-US" w:eastAsia="pt-BR"/>
        </w:rPr>
        <w:t xml:space="preserve">    </w:t>
      </w:r>
      <w:r w:rsidR="00EF39F1" w:rsidRPr="2AEB7000">
        <w:rPr>
          <w:rFonts w:asciiTheme="minorHAnsi" w:eastAsiaTheme="minorEastAsia" w:hAnsiTheme="minorHAnsi" w:cstheme="minorBidi"/>
          <w:sz w:val="20"/>
          <w:szCs w:val="20"/>
          <w:lang w:val="en-US" w:eastAsia="pt-BR"/>
        </w:rPr>
        <w:t>2.</w:t>
      </w:r>
      <w:r w:rsidR="00495E31" w:rsidRPr="2AEB7000">
        <w:rPr>
          <w:rFonts w:asciiTheme="minorHAnsi" w:eastAsiaTheme="minorEastAsia" w:hAnsiTheme="minorHAnsi" w:cstheme="minorBidi"/>
          <w:sz w:val="20"/>
          <w:szCs w:val="20"/>
          <w:lang w:val="en-US" w:eastAsia="pt-BR"/>
        </w:rPr>
        <w:t>2</w:t>
      </w:r>
      <w:r w:rsidR="000010AE" w:rsidRPr="2AEB7000">
        <w:rPr>
          <w:rFonts w:asciiTheme="minorHAnsi" w:eastAsiaTheme="minorEastAsia" w:hAnsiTheme="minorHAnsi" w:cstheme="minorBidi"/>
          <w:sz w:val="20"/>
          <w:szCs w:val="20"/>
          <w:lang w:val="en-US" w:eastAsia="pt-BR"/>
        </w:rPr>
        <w:t>.</w:t>
      </w:r>
      <w:r w:rsidR="00EF39F1" w:rsidRPr="2AEB7000">
        <w:rPr>
          <w:rFonts w:asciiTheme="minorHAnsi" w:eastAsiaTheme="minorEastAsia" w:hAnsiTheme="minorHAnsi" w:cstheme="minorBidi"/>
          <w:sz w:val="20"/>
          <w:szCs w:val="20"/>
          <w:lang w:val="en-US" w:eastAsia="pt-BR"/>
        </w:rPr>
        <w:t xml:space="preserve"> </w:t>
      </w:r>
      <w:r w:rsidR="00756EEA" w:rsidRPr="2AEB7000">
        <w:rPr>
          <w:rFonts w:asciiTheme="minorHAnsi" w:eastAsiaTheme="minorEastAsia" w:hAnsiTheme="minorHAnsi" w:cstheme="minorBidi"/>
          <w:sz w:val="20"/>
          <w:szCs w:val="20"/>
          <w:lang w:val="en-US" w:eastAsia="pt-BR"/>
        </w:rPr>
        <w:t>Feature engineering</w:t>
      </w:r>
      <w:r w:rsidR="007807BB" w:rsidRPr="2AEB7000">
        <w:rPr>
          <w:rFonts w:asciiTheme="minorHAnsi" w:eastAsiaTheme="minorEastAsia" w:hAnsiTheme="minorHAnsi" w:cstheme="minorBidi"/>
          <w:sz w:val="20"/>
          <w:szCs w:val="20"/>
          <w:lang w:val="en-US" w:eastAsia="pt-BR"/>
        </w:rPr>
        <w:t xml:space="preserve"> (that will help us create better clusters)</w:t>
      </w:r>
    </w:p>
    <w:p w14:paraId="4A6FD5BB" w14:textId="4BB84BE3" w:rsidR="00594243" w:rsidRDefault="000010AE" w:rsidP="00851227">
      <w:pPr>
        <w:spacing w:after="0" w:line="360" w:lineRule="auto"/>
        <w:rPr>
          <w:rFonts w:asciiTheme="minorHAnsi" w:eastAsiaTheme="minorEastAsia" w:hAnsiTheme="minorHAnsi" w:cstheme="minorBidi"/>
          <w:sz w:val="20"/>
          <w:szCs w:val="20"/>
          <w:lang w:val="en-US" w:eastAsia="pt-BR"/>
        </w:rPr>
      </w:pPr>
      <w:r w:rsidRPr="2AEB7000">
        <w:rPr>
          <w:rFonts w:asciiTheme="minorHAnsi" w:eastAsiaTheme="minorEastAsia" w:hAnsiTheme="minorHAnsi" w:cstheme="minorBidi"/>
          <w:sz w:val="20"/>
          <w:szCs w:val="20"/>
          <w:lang w:val="en-US" w:eastAsia="pt-BR"/>
        </w:rPr>
        <w:t xml:space="preserve">3. </w:t>
      </w:r>
      <w:r w:rsidR="00EB56A1" w:rsidRPr="2AEB7000">
        <w:rPr>
          <w:rFonts w:asciiTheme="minorHAnsi" w:eastAsiaTheme="minorEastAsia" w:hAnsiTheme="minorHAnsi" w:cstheme="minorBidi"/>
          <w:sz w:val="20"/>
          <w:szCs w:val="20"/>
          <w:lang w:val="en-US" w:eastAsia="pt-BR"/>
        </w:rPr>
        <w:t xml:space="preserve"> </w:t>
      </w:r>
      <w:r w:rsidR="00D94896" w:rsidRPr="2AEB7000">
        <w:rPr>
          <w:rFonts w:asciiTheme="minorHAnsi" w:eastAsiaTheme="minorEastAsia" w:hAnsiTheme="minorHAnsi" w:cstheme="minorBidi"/>
          <w:sz w:val="20"/>
          <w:szCs w:val="20"/>
          <w:lang w:val="en-US" w:eastAsia="pt-BR"/>
        </w:rPr>
        <w:t xml:space="preserve">Apply the </w:t>
      </w:r>
      <w:proofErr w:type="spellStart"/>
      <w:r w:rsidR="00594243" w:rsidRPr="2AEB7000">
        <w:rPr>
          <w:rFonts w:asciiTheme="minorHAnsi" w:eastAsiaTheme="minorEastAsia" w:hAnsiTheme="minorHAnsi" w:cstheme="minorBidi"/>
          <w:i/>
          <w:sz w:val="20"/>
          <w:szCs w:val="20"/>
          <w:lang w:val="en-US" w:eastAsia="pt-BR"/>
        </w:rPr>
        <w:t>A</w:t>
      </w:r>
      <w:r w:rsidR="00D94896" w:rsidRPr="2AEB7000">
        <w:rPr>
          <w:rFonts w:asciiTheme="minorHAnsi" w:eastAsiaTheme="minorEastAsia" w:hAnsiTheme="minorHAnsi" w:cstheme="minorBidi"/>
          <w:i/>
          <w:sz w:val="20"/>
          <w:szCs w:val="20"/>
          <w:lang w:val="en-US" w:eastAsia="pt-BR"/>
        </w:rPr>
        <w:t>priori</w:t>
      </w:r>
      <w:proofErr w:type="spellEnd"/>
      <w:r w:rsidR="00D94896" w:rsidRPr="2AEB7000">
        <w:rPr>
          <w:rFonts w:asciiTheme="minorHAnsi" w:eastAsiaTheme="minorEastAsia" w:hAnsiTheme="minorHAnsi" w:cstheme="minorBidi"/>
          <w:sz w:val="20"/>
          <w:szCs w:val="20"/>
          <w:lang w:val="en-US" w:eastAsia="pt-BR"/>
        </w:rPr>
        <w:t xml:space="preserve"> algorithm</w:t>
      </w:r>
      <w:r w:rsidR="00140DF1" w:rsidRPr="2AEB7000">
        <w:rPr>
          <w:rFonts w:asciiTheme="minorHAnsi" w:eastAsiaTheme="minorEastAsia" w:hAnsiTheme="minorHAnsi" w:cstheme="minorBidi"/>
          <w:sz w:val="20"/>
          <w:szCs w:val="20"/>
          <w:lang w:val="en-US" w:eastAsia="pt-BR"/>
        </w:rPr>
        <w:t xml:space="preserve"> </w:t>
      </w:r>
      <w:r w:rsidR="00990005">
        <w:rPr>
          <w:rFonts w:asciiTheme="minorHAnsi" w:eastAsiaTheme="minorEastAsia" w:hAnsiTheme="minorHAnsi" w:cstheme="minorBidi"/>
          <w:sz w:val="20"/>
          <w:szCs w:val="20"/>
          <w:lang w:val="en-US" w:eastAsia="pt-BR"/>
        </w:rPr>
        <w:t xml:space="preserve">&amp; Assess </w:t>
      </w:r>
      <w:r w:rsidR="00CB2FDB">
        <w:rPr>
          <w:rFonts w:asciiTheme="minorHAnsi" w:eastAsiaTheme="minorEastAsia" w:hAnsiTheme="minorHAnsi" w:cstheme="minorBidi"/>
          <w:sz w:val="20"/>
          <w:szCs w:val="20"/>
          <w:lang w:val="en-US" w:eastAsia="pt-BR"/>
        </w:rPr>
        <w:t>through FP Growth Algorithm benchmark</w:t>
      </w:r>
    </w:p>
    <w:p w14:paraId="37400799" w14:textId="70BF3DF2" w:rsidR="00D94896" w:rsidRPr="00990005" w:rsidRDefault="00594243" w:rsidP="00851227">
      <w:pPr>
        <w:spacing w:after="0" w:line="360" w:lineRule="auto"/>
        <w:rPr>
          <w:rFonts w:asciiTheme="minorHAnsi" w:eastAsiaTheme="minorEastAsia" w:hAnsiTheme="minorHAnsi" w:cstheme="minorBidi"/>
          <w:i/>
          <w:sz w:val="20"/>
          <w:szCs w:val="20"/>
          <w:lang w:val="en-US" w:eastAsia="pt-BR"/>
        </w:rPr>
      </w:pPr>
      <w:r w:rsidRPr="00990005">
        <w:rPr>
          <w:rFonts w:asciiTheme="minorHAnsi" w:eastAsiaTheme="minorEastAsia" w:hAnsiTheme="minorHAnsi" w:cstheme="minorBidi"/>
          <w:i/>
          <w:sz w:val="20"/>
          <w:szCs w:val="20"/>
          <w:lang w:val="en-US" w:eastAsia="pt-BR"/>
        </w:rPr>
        <w:t xml:space="preserve">5.  </w:t>
      </w:r>
      <w:r w:rsidRPr="3B1F4585">
        <w:rPr>
          <w:rFonts w:asciiTheme="minorHAnsi" w:eastAsiaTheme="minorEastAsia" w:hAnsiTheme="minorHAnsi" w:cstheme="minorBidi"/>
          <w:sz w:val="20"/>
          <w:szCs w:val="20"/>
          <w:lang w:val="en-US" w:eastAsia="pt-BR"/>
        </w:rPr>
        <w:t>Perform</w:t>
      </w:r>
      <w:r w:rsidR="00140DF1" w:rsidRPr="3B1F4585">
        <w:rPr>
          <w:rFonts w:asciiTheme="minorHAnsi" w:eastAsiaTheme="minorEastAsia" w:hAnsiTheme="minorHAnsi" w:cstheme="minorBidi"/>
          <w:sz w:val="20"/>
          <w:szCs w:val="20"/>
          <w:lang w:val="en-US" w:eastAsia="pt-BR"/>
        </w:rPr>
        <w:t xml:space="preserve"> </w:t>
      </w:r>
      <w:proofErr w:type="spellStart"/>
      <w:r w:rsidR="003065D3" w:rsidRPr="3B1F4585">
        <w:rPr>
          <w:rFonts w:asciiTheme="minorHAnsi" w:eastAsiaTheme="minorEastAsia" w:hAnsiTheme="minorHAnsi" w:cstheme="minorBidi"/>
          <w:i/>
          <w:sz w:val="20"/>
          <w:szCs w:val="20"/>
          <w:lang w:val="en-US" w:eastAsia="pt-BR"/>
        </w:rPr>
        <w:t>kmeans</w:t>
      </w:r>
      <w:proofErr w:type="spellEnd"/>
      <w:r w:rsidR="003065D3" w:rsidRPr="3B1F4585">
        <w:rPr>
          <w:rFonts w:asciiTheme="minorHAnsi" w:eastAsiaTheme="minorEastAsia" w:hAnsiTheme="minorHAnsi" w:cstheme="minorBidi"/>
          <w:i/>
          <w:sz w:val="20"/>
          <w:szCs w:val="20"/>
          <w:lang w:val="en-US" w:eastAsia="pt-BR"/>
        </w:rPr>
        <w:t xml:space="preserve"> clustering</w:t>
      </w:r>
      <w:r w:rsidRPr="3B1F4585">
        <w:rPr>
          <w:rFonts w:asciiTheme="minorHAnsi" w:eastAsiaTheme="minorEastAsia" w:hAnsiTheme="minorHAnsi" w:cstheme="minorBidi"/>
          <w:i/>
          <w:sz w:val="20"/>
          <w:szCs w:val="20"/>
          <w:lang w:val="en-US" w:eastAsia="pt-BR"/>
        </w:rPr>
        <w:t xml:space="preserve"> </w:t>
      </w:r>
      <w:r w:rsidRPr="3B1F4585">
        <w:rPr>
          <w:rFonts w:asciiTheme="minorHAnsi" w:eastAsiaTheme="minorEastAsia" w:hAnsiTheme="minorHAnsi" w:cstheme="minorBidi"/>
          <w:sz w:val="20"/>
          <w:szCs w:val="20"/>
          <w:lang w:val="en-US" w:eastAsia="pt-BR"/>
        </w:rPr>
        <w:t>on numeric variables</w:t>
      </w:r>
    </w:p>
    <w:p w14:paraId="4F16A91E" w14:textId="6279C893" w:rsidR="00951AC1" w:rsidRPr="00183796" w:rsidDel="00E101A9" w:rsidRDefault="00851227" w:rsidP="00851227">
      <w:pPr>
        <w:spacing w:after="0" w:line="360" w:lineRule="auto"/>
        <w:rPr>
          <w:del w:id="26" w:author="joao Paulo Guerreiro Aredes Cesar" w:date="2021-04-19T23:38:00Z"/>
          <w:rFonts w:asciiTheme="minorHAnsi" w:eastAsiaTheme="minorEastAsia" w:hAnsiTheme="minorHAnsi" w:cstheme="minorBidi"/>
          <w:sz w:val="20"/>
          <w:szCs w:val="20"/>
          <w:lang w:val="en-US" w:eastAsia="pt-BR"/>
        </w:rPr>
      </w:pPr>
      <w:r w:rsidRPr="2AEB7000">
        <w:rPr>
          <w:rFonts w:asciiTheme="minorHAnsi" w:eastAsiaTheme="minorEastAsia" w:hAnsiTheme="minorHAnsi" w:cstheme="minorBidi"/>
          <w:sz w:val="20"/>
          <w:szCs w:val="20"/>
          <w:lang w:val="en-US" w:eastAsia="pt-BR"/>
        </w:rPr>
        <w:t>6</w:t>
      </w:r>
      <w:r w:rsidR="00110286" w:rsidRPr="2AEB7000">
        <w:rPr>
          <w:rFonts w:asciiTheme="minorHAnsi" w:eastAsiaTheme="minorEastAsia" w:hAnsiTheme="minorHAnsi" w:cstheme="minorBidi"/>
          <w:sz w:val="20"/>
          <w:szCs w:val="20"/>
          <w:lang w:val="en-US" w:eastAsia="pt-BR"/>
        </w:rPr>
        <w:t xml:space="preserve">. </w:t>
      </w:r>
      <w:r w:rsidR="00183796" w:rsidRPr="2AEB7000">
        <w:rPr>
          <w:rFonts w:asciiTheme="minorHAnsi" w:eastAsiaTheme="minorEastAsia" w:hAnsiTheme="minorHAnsi" w:cstheme="minorBidi"/>
          <w:sz w:val="20"/>
          <w:szCs w:val="20"/>
          <w:lang w:val="en-US" w:eastAsia="pt-BR"/>
        </w:rPr>
        <w:t xml:space="preserve"> </w:t>
      </w:r>
      <w:r w:rsidR="001C7078" w:rsidRPr="2AEB7000">
        <w:rPr>
          <w:rFonts w:asciiTheme="minorHAnsi" w:eastAsiaTheme="minorEastAsia" w:hAnsiTheme="minorHAnsi" w:cstheme="minorBidi"/>
          <w:sz w:val="20"/>
          <w:szCs w:val="20"/>
          <w:lang w:val="en-US" w:eastAsia="pt-BR"/>
        </w:rPr>
        <w:t>Extract lists and visualizations</w:t>
      </w:r>
    </w:p>
    <w:p w14:paraId="798549E6" w14:textId="77777777" w:rsidR="00E101A9" w:rsidRDefault="00E101A9" w:rsidP="007F238A">
      <w:pPr>
        <w:spacing w:after="0" w:line="360" w:lineRule="auto"/>
        <w:rPr>
          <w:ins w:id="27" w:author="joao Paulo Guerreiro Aredes Cesar" w:date="2021-04-19T23:38:00Z"/>
          <w:rFonts w:asciiTheme="minorHAnsi" w:eastAsiaTheme="minorEastAsia" w:hAnsiTheme="minorHAnsi" w:cstheme="minorBidi"/>
          <w:sz w:val="20"/>
          <w:szCs w:val="20"/>
          <w:lang w:val="en-GB" w:eastAsia="pt-BR"/>
        </w:rPr>
      </w:pPr>
    </w:p>
    <w:p w14:paraId="768DF16D" w14:textId="7E87D6EA" w:rsidR="00F740A4" w:rsidRPr="007F238A" w:rsidRDefault="00851227" w:rsidP="007F238A">
      <w:pPr>
        <w:spacing w:after="0" w:line="360" w:lineRule="auto"/>
        <w:rPr>
          <w:rFonts w:ascii="Arial" w:eastAsia="Times New Roman" w:hAnsi="Arial" w:cs="Arial"/>
          <w:lang w:val="en-GB" w:eastAsia="pt-BR"/>
        </w:rPr>
      </w:pPr>
      <w:r w:rsidRPr="2AEB7000">
        <w:rPr>
          <w:rFonts w:asciiTheme="minorHAnsi" w:eastAsiaTheme="minorEastAsia" w:hAnsiTheme="minorHAnsi" w:cstheme="minorBidi"/>
          <w:sz w:val="20"/>
          <w:szCs w:val="20"/>
          <w:lang w:val="en-GB" w:eastAsia="pt-BR"/>
        </w:rPr>
        <w:t>7</w:t>
      </w:r>
      <w:r w:rsidR="00B5665E" w:rsidRPr="2AEB7000">
        <w:rPr>
          <w:rFonts w:asciiTheme="minorHAnsi" w:eastAsiaTheme="minorEastAsia" w:hAnsiTheme="minorHAnsi" w:cstheme="minorBidi"/>
          <w:sz w:val="20"/>
          <w:szCs w:val="20"/>
          <w:lang w:val="en-GB" w:eastAsia="pt-BR"/>
        </w:rPr>
        <w:t xml:space="preserve">. </w:t>
      </w:r>
      <w:r w:rsidR="00700B40" w:rsidRPr="2AEB7000">
        <w:rPr>
          <w:rFonts w:asciiTheme="minorHAnsi" w:eastAsiaTheme="minorEastAsia" w:hAnsiTheme="minorHAnsi" w:cstheme="minorBidi"/>
          <w:sz w:val="20"/>
          <w:szCs w:val="20"/>
          <w:lang w:val="en-GB" w:eastAsia="pt-BR"/>
        </w:rPr>
        <w:t xml:space="preserve"> </w:t>
      </w:r>
      <w:r w:rsidR="00463A7C" w:rsidRPr="2AEB7000">
        <w:rPr>
          <w:rFonts w:asciiTheme="minorHAnsi" w:eastAsiaTheme="minorEastAsia" w:hAnsiTheme="minorHAnsi" w:cstheme="minorBidi"/>
          <w:sz w:val="20"/>
          <w:szCs w:val="20"/>
          <w:lang w:val="en-GB" w:eastAsia="pt-BR"/>
        </w:rPr>
        <w:t>D</w:t>
      </w:r>
      <w:r w:rsidR="00276199" w:rsidRPr="2AEB7000">
        <w:rPr>
          <w:rFonts w:asciiTheme="minorHAnsi" w:eastAsiaTheme="minorEastAsia" w:hAnsiTheme="minorHAnsi" w:cstheme="minorBidi"/>
          <w:sz w:val="20"/>
          <w:szCs w:val="20"/>
          <w:lang w:val="en-GB" w:eastAsia="pt-BR"/>
        </w:rPr>
        <w:t xml:space="preserve">eployment and </w:t>
      </w:r>
      <w:r w:rsidR="00251B87" w:rsidRPr="2AEB7000">
        <w:rPr>
          <w:rFonts w:asciiTheme="minorHAnsi" w:eastAsiaTheme="minorEastAsia" w:hAnsiTheme="minorHAnsi" w:cstheme="minorBidi"/>
          <w:sz w:val="20"/>
          <w:szCs w:val="20"/>
          <w:lang w:val="en-GB" w:eastAsia="pt-BR"/>
        </w:rPr>
        <w:t>maintenanc</w:t>
      </w:r>
      <w:del w:id="28" w:author="joao Paulo Guerreiro Aredes Cesar" w:date="2021-04-19T23:38:00Z">
        <w:r w:rsidR="00251B87" w:rsidRPr="2AEB7000" w:rsidDel="00E101A9">
          <w:rPr>
            <w:rFonts w:asciiTheme="minorHAnsi" w:eastAsiaTheme="minorEastAsia" w:hAnsiTheme="minorHAnsi" w:cstheme="minorBidi"/>
            <w:sz w:val="20"/>
            <w:szCs w:val="20"/>
            <w:lang w:val="en-GB" w:eastAsia="pt-BR"/>
          </w:rPr>
          <w:delText>e</w:delText>
        </w:r>
        <w:r w:rsidR="00C36F38" w:rsidRPr="0087492A" w:rsidDel="0087492A">
          <w:rPr>
            <w:rFonts w:asciiTheme="minorHAnsi" w:eastAsiaTheme="minorEastAsia" w:hAnsiTheme="minorHAnsi" w:cstheme="minorBidi"/>
            <w:sz w:val="20"/>
            <w:szCs w:val="20"/>
            <w:lang w:val="en-GB" w:eastAsia="pt-BR"/>
            <w:rPrChange w:id="29" w:author="joao Paulo Guerreiro Aredes Cesar" w:date="2021-04-19T23:38:00Z">
              <w:rPr/>
            </w:rPrChange>
          </w:rPr>
          <w:br/>
        </w:r>
      </w:del>
      <w:ins w:id="30" w:author="joao Paulo Guerreiro Aredes Cesar" w:date="2021-04-19T23:38:00Z">
        <w:r w:rsidR="0087492A" w:rsidRPr="0087492A">
          <w:rPr>
            <w:rFonts w:asciiTheme="minorHAnsi" w:eastAsiaTheme="minorEastAsia" w:hAnsiTheme="minorHAnsi" w:cstheme="minorBidi"/>
            <w:sz w:val="20"/>
            <w:szCs w:val="20"/>
            <w:lang w:val="en-GB" w:eastAsia="pt-BR"/>
            <w:rPrChange w:id="31" w:author="joao Paulo Guerreiro Aredes Cesar" w:date="2021-04-19T23:38:00Z">
              <w:rPr>
                <w:rFonts w:ascii="Arial" w:eastAsia="Times New Roman" w:hAnsi="Arial" w:cs="Arial"/>
                <w:lang w:val="en-GB" w:eastAsia="pt-BR"/>
              </w:rPr>
            </w:rPrChange>
          </w:rPr>
          <w:t>e</w:t>
        </w:r>
      </w:ins>
    </w:p>
    <w:p w14:paraId="19EEEDA8" w14:textId="2F371B8E" w:rsidR="00A944CC" w:rsidRPr="00A944CC" w:rsidRDefault="00C672A5" w:rsidP="007E5798">
      <w:pPr>
        <w:pStyle w:val="Heading1"/>
        <w:numPr>
          <w:ilvl w:val="0"/>
          <w:numId w:val="52"/>
        </w:numPr>
        <w:rPr>
          <w:rFonts w:ascii="Arial" w:hAnsi="Arial" w:cs="Arial"/>
          <w:caps w:val="0"/>
          <w:color w:val="auto"/>
        </w:rPr>
        <w:pPrChange w:id="32" w:author="joao Paulo Guerreiro Aredes Cesar" w:date="2021-04-19T23:40:00Z">
          <w:pPr>
            <w:pStyle w:val="Heading1"/>
          </w:pPr>
        </w:pPrChange>
      </w:pPr>
      <w:bookmarkStart w:id="33" w:name="_Toc69766247"/>
      <w:r>
        <w:rPr>
          <w:rFonts w:ascii="Arial" w:hAnsi="Arial" w:cs="Arial"/>
          <w:caps w:val="0"/>
          <w:color w:val="auto"/>
        </w:rPr>
        <w:t>PREDICTIVE MODEL FOR</w:t>
      </w:r>
      <w:r w:rsidR="00E433F8">
        <w:rPr>
          <w:rFonts w:ascii="Arial" w:hAnsi="Arial" w:cs="Arial"/>
          <w:caps w:val="0"/>
          <w:color w:val="auto"/>
        </w:rPr>
        <w:t xml:space="preserve"> HOTEL</w:t>
      </w:r>
      <w:r>
        <w:rPr>
          <w:rFonts w:ascii="Arial" w:hAnsi="Arial" w:cs="Arial"/>
          <w:caps w:val="0"/>
          <w:color w:val="auto"/>
        </w:rPr>
        <w:t xml:space="preserve"> </w:t>
      </w:r>
      <w:r w:rsidR="00E433F8">
        <w:rPr>
          <w:rFonts w:ascii="Arial" w:hAnsi="Arial" w:cs="Arial"/>
          <w:caps w:val="0"/>
          <w:color w:val="auto"/>
        </w:rPr>
        <w:t>CANCELLATIONS</w:t>
      </w:r>
      <w:bookmarkEnd w:id="33"/>
    </w:p>
    <w:p w14:paraId="3B7C4946" w14:textId="52D858B4" w:rsidR="00851227" w:rsidRPr="00A9356F" w:rsidRDefault="003739F9" w:rsidP="007E5798">
      <w:pPr>
        <w:pStyle w:val="Heading2"/>
        <w:numPr>
          <w:ilvl w:val="1"/>
          <w:numId w:val="52"/>
        </w:numPr>
        <w:pPrChange w:id="34" w:author="joao Paulo Guerreiro Aredes Cesar" w:date="2021-04-19T23:40:00Z">
          <w:pPr>
            <w:pStyle w:val="Heading2"/>
          </w:pPr>
        </w:pPrChange>
      </w:pPr>
      <w:bookmarkStart w:id="35" w:name="_Toc69766248"/>
      <w:r w:rsidRPr="00ED1FC4">
        <w:t xml:space="preserve">Data </w:t>
      </w:r>
      <w:r w:rsidR="00851227">
        <w:t>and Overall Understanding of orders and customers</w:t>
      </w:r>
      <w:bookmarkEnd w:id="35"/>
    </w:p>
    <w:p w14:paraId="311B1E0C" w14:textId="58A03352" w:rsidR="00A944CC" w:rsidRDefault="00AA75D1" w:rsidP="00495E31">
      <w:pPr>
        <w:jc w:val="both"/>
        <w:rPr>
          <w:rFonts w:asciiTheme="minorHAnsi" w:eastAsiaTheme="minorEastAsia" w:hAnsiTheme="minorHAnsi" w:cstheme="minorBidi"/>
          <w:color w:val="000000" w:themeColor="text1"/>
          <w:sz w:val="20"/>
          <w:szCs w:val="20"/>
          <w:lang w:val="en-US"/>
        </w:rPr>
      </w:pPr>
      <w:r w:rsidRPr="4F9D164D">
        <w:rPr>
          <w:rFonts w:asciiTheme="minorHAnsi" w:eastAsiaTheme="minorEastAsia" w:hAnsiTheme="minorHAnsi" w:cstheme="minorBidi"/>
          <w:color w:val="000000" w:themeColor="text1"/>
          <w:sz w:val="20"/>
          <w:szCs w:val="20"/>
          <w:lang w:val="en-US"/>
        </w:rPr>
        <w:t xml:space="preserve">To better understand our </w:t>
      </w:r>
      <w:r w:rsidR="00B31852" w:rsidRPr="4F9D164D">
        <w:rPr>
          <w:rFonts w:asciiTheme="minorHAnsi" w:eastAsiaTheme="minorEastAsia" w:hAnsiTheme="minorHAnsi" w:cstheme="minorBidi"/>
          <w:color w:val="000000" w:themeColor="text1"/>
          <w:sz w:val="20"/>
          <w:szCs w:val="20"/>
          <w:lang w:val="en-US"/>
        </w:rPr>
        <w:t>data,</w:t>
      </w:r>
      <w:r w:rsidRPr="4F9D164D">
        <w:rPr>
          <w:rFonts w:asciiTheme="minorHAnsi" w:eastAsiaTheme="minorEastAsia" w:hAnsiTheme="minorHAnsi" w:cstheme="minorBidi"/>
          <w:color w:val="000000" w:themeColor="text1"/>
          <w:sz w:val="20"/>
          <w:szCs w:val="20"/>
          <w:lang w:val="en-US"/>
        </w:rPr>
        <w:t xml:space="preserve"> we decided to do a series of </w:t>
      </w:r>
      <w:r w:rsidR="009C19A8" w:rsidRPr="4F9D164D">
        <w:rPr>
          <w:rFonts w:asciiTheme="minorHAnsi" w:eastAsiaTheme="minorEastAsia" w:hAnsiTheme="minorHAnsi" w:cstheme="minorBidi"/>
          <w:color w:val="000000" w:themeColor="text1"/>
          <w:sz w:val="20"/>
          <w:szCs w:val="20"/>
          <w:lang w:val="en-US"/>
        </w:rPr>
        <w:t xml:space="preserve">simple </w:t>
      </w:r>
      <w:r w:rsidRPr="4F9D164D">
        <w:rPr>
          <w:rFonts w:asciiTheme="minorHAnsi" w:eastAsiaTheme="minorEastAsia" w:hAnsiTheme="minorHAnsi" w:cstheme="minorBidi"/>
          <w:color w:val="000000" w:themeColor="text1"/>
          <w:sz w:val="20"/>
          <w:szCs w:val="20"/>
          <w:lang w:val="en-US"/>
        </w:rPr>
        <w:t>visualizations (histograms</w:t>
      </w:r>
      <w:r w:rsidR="00547790" w:rsidRPr="4F9D164D">
        <w:rPr>
          <w:rFonts w:asciiTheme="minorHAnsi" w:eastAsiaTheme="minorEastAsia" w:hAnsiTheme="minorHAnsi" w:cstheme="minorBidi"/>
          <w:color w:val="000000" w:themeColor="text1"/>
          <w:sz w:val="20"/>
          <w:szCs w:val="20"/>
          <w:lang w:val="en-US"/>
        </w:rPr>
        <w:t xml:space="preserve">, </w:t>
      </w:r>
      <w:r w:rsidR="001C40CC" w:rsidRPr="4F9D164D">
        <w:rPr>
          <w:rFonts w:asciiTheme="minorHAnsi" w:eastAsiaTheme="minorEastAsia" w:hAnsiTheme="minorHAnsi" w:cstheme="minorBidi"/>
          <w:color w:val="000000" w:themeColor="text1"/>
          <w:sz w:val="20"/>
          <w:szCs w:val="20"/>
          <w:lang w:val="en-US"/>
        </w:rPr>
        <w:t>heatmaps, scatterplots and pie charts). We consider this to be</w:t>
      </w:r>
      <w:r w:rsidR="00332AD5" w:rsidRPr="4F9D164D">
        <w:rPr>
          <w:rFonts w:asciiTheme="minorHAnsi" w:eastAsiaTheme="minorEastAsia" w:hAnsiTheme="minorHAnsi" w:cstheme="minorBidi"/>
          <w:color w:val="000000" w:themeColor="text1"/>
          <w:sz w:val="20"/>
          <w:szCs w:val="20"/>
          <w:lang w:val="en-US"/>
        </w:rPr>
        <w:t xml:space="preserve"> a crucial part of this project because understanding the data will allow us to better </w:t>
      </w:r>
      <w:r w:rsidR="00A3343E" w:rsidRPr="4F9D164D">
        <w:rPr>
          <w:rFonts w:asciiTheme="minorHAnsi" w:eastAsiaTheme="minorEastAsia" w:hAnsiTheme="minorHAnsi" w:cstheme="minorBidi"/>
          <w:color w:val="000000" w:themeColor="text1"/>
          <w:sz w:val="20"/>
          <w:szCs w:val="20"/>
          <w:lang w:val="en-US"/>
        </w:rPr>
        <w:t xml:space="preserve">judge our </w:t>
      </w:r>
      <w:r w:rsidR="002B49B0" w:rsidRPr="4F9D164D">
        <w:rPr>
          <w:rFonts w:asciiTheme="minorHAnsi" w:eastAsiaTheme="minorEastAsia" w:hAnsiTheme="minorHAnsi" w:cstheme="minorBidi"/>
          <w:color w:val="000000" w:themeColor="text1"/>
          <w:sz w:val="20"/>
          <w:szCs w:val="20"/>
          <w:lang w:val="en-US"/>
        </w:rPr>
        <w:t>customers</w:t>
      </w:r>
      <w:r w:rsidR="00A3343E" w:rsidRPr="4F9D164D">
        <w:rPr>
          <w:rFonts w:asciiTheme="minorHAnsi" w:eastAsiaTheme="minorEastAsia" w:hAnsiTheme="minorHAnsi" w:cstheme="minorBidi"/>
          <w:color w:val="000000" w:themeColor="text1"/>
          <w:sz w:val="20"/>
          <w:szCs w:val="20"/>
          <w:lang w:val="en-US"/>
        </w:rPr>
        <w:t xml:space="preserve"> and the</w:t>
      </w:r>
      <w:r w:rsidR="009C19A8" w:rsidRPr="4F9D164D">
        <w:rPr>
          <w:rFonts w:asciiTheme="minorHAnsi" w:eastAsiaTheme="minorEastAsia" w:hAnsiTheme="minorHAnsi" w:cstheme="minorBidi"/>
          <w:color w:val="000000" w:themeColor="text1"/>
          <w:sz w:val="20"/>
          <w:szCs w:val="20"/>
          <w:lang w:val="en-US"/>
        </w:rPr>
        <w:t>ir</w:t>
      </w:r>
      <w:r w:rsidR="00A3343E" w:rsidRPr="4F9D164D">
        <w:rPr>
          <w:rFonts w:asciiTheme="minorHAnsi" w:eastAsiaTheme="minorEastAsia" w:hAnsiTheme="minorHAnsi" w:cstheme="minorBidi"/>
          <w:color w:val="000000" w:themeColor="text1"/>
          <w:sz w:val="20"/>
          <w:szCs w:val="20"/>
          <w:lang w:val="en-US"/>
        </w:rPr>
        <w:t xml:space="preserve"> behaviors.</w:t>
      </w:r>
    </w:p>
    <w:p w14:paraId="133C7927" w14:textId="5F82089B" w:rsidR="00A3343E" w:rsidRDefault="00B476A0" w:rsidP="009C19A8">
      <w:pPr>
        <w:rPr>
          <w:rFonts w:ascii="Arial" w:eastAsia="Arial" w:hAnsi="Arial" w:cs="Arial"/>
          <w:color w:val="000000" w:themeColor="text1"/>
          <w:lang w:val="en-GB"/>
        </w:rPr>
      </w:pPr>
      <w:r>
        <w:rPr>
          <w:noProof/>
        </w:rPr>
        <w:drawing>
          <wp:inline distT="0" distB="0" distL="0" distR="0" wp14:anchorId="203DB5A5" wp14:editId="38CB7F03">
            <wp:extent cx="3005750" cy="2380615"/>
            <wp:effectExtent l="0" t="0" r="4445"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6">
                      <a:extLst>
                        <a:ext uri="{28A0092B-C50C-407E-A947-70E740481C1C}">
                          <a14:useLocalDpi xmlns:a14="http://schemas.microsoft.com/office/drawing/2010/main" val="0"/>
                        </a:ext>
                      </a:extLst>
                    </a:blip>
                    <a:stretch>
                      <a:fillRect/>
                    </a:stretch>
                  </pic:blipFill>
                  <pic:spPr>
                    <a:xfrm>
                      <a:off x="0" y="0"/>
                      <a:ext cx="3005750" cy="2380615"/>
                    </a:xfrm>
                    <a:prstGeom prst="rect">
                      <a:avLst/>
                    </a:prstGeom>
                  </pic:spPr>
                </pic:pic>
              </a:graphicData>
            </a:graphic>
          </wp:inline>
        </w:drawing>
      </w:r>
      <w:r w:rsidR="009C19A8" w:rsidRPr="00063E5B">
        <w:rPr>
          <w:lang w:val="en-GB"/>
        </w:rPr>
        <w:t xml:space="preserve"> </w:t>
      </w:r>
      <w:r w:rsidR="009C19A8">
        <w:rPr>
          <w:noProof/>
        </w:rPr>
        <w:drawing>
          <wp:inline distT="0" distB="0" distL="0" distR="0" wp14:anchorId="7E55145D" wp14:editId="4A4C6C22">
            <wp:extent cx="2580238" cy="2392674"/>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0238" cy="2392674"/>
                    </a:xfrm>
                    <a:prstGeom prst="rect">
                      <a:avLst/>
                    </a:prstGeom>
                  </pic:spPr>
                </pic:pic>
              </a:graphicData>
            </a:graphic>
          </wp:inline>
        </w:drawing>
      </w:r>
    </w:p>
    <w:p w14:paraId="618C8030" w14:textId="58A03352" w:rsidR="00CA394F" w:rsidRDefault="007370A6" w:rsidP="00063E5B">
      <w:pPr>
        <w:rPr>
          <w:rFonts w:asciiTheme="minorHAnsi" w:eastAsiaTheme="minorEastAsia" w:hAnsiTheme="minorHAnsi" w:cstheme="minorBidi"/>
          <w:color w:val="000000" w:themeColor="text1"/>
          <w:sz w:val="20"/>
          <w:szCs w:val="20"/>
          <w:lang w:val="en-GB"/>
        </w:rPr>
      </w:pPr>
      <w:r w:rsidRPr="4F9D164D">
        <w:rPr>
          <w:rFonts w:asciiTheme="minorHAnsi" w:eastAsiaTheme="minorEastAsia" w:hAnsiTheme="minorHAnsi" w:cstheme="minorBidi"/>
          <w:color w:val="000000" w:themeColor="text1"/>
          <w:sz w:val="20"/>
          <w:szCs w:val="20"/>
          <w:lang w:val="en-GB"/>
        </w:rPr>
        <w:t xml:space="preserve">We can clearly see that </w:t>
      </w:r>
      <w:r w:rsidR="005A6404" w:rsidRPr="4F9D164D">
        <w:rPr>
          <w:rFonts w:asciiTheme="minorHAnsi" w:eastAsiaTheme="minorEastAsia" w:hAnsiTheme="minorHAnsi" w:cstheme="minorBidi"/>
          <w:color w:val="000000" w:themeColor="text1"/>
          <w:sz w:val="20"/>
          <w:szCs w:val="20"/>
          <w:lang w:val="en-GB"/>
        </w:rPr>
        <w:t>most of</w:t>
      </w:r>
      <w:r w:rsidRPr="4F9D164D">
        <w:rPr>
          <w:rFonts w:asciiTheme="minorHAnsi" w:eastAsiaTheme="minorEastAsia" w:hAnsiTheme="minorHAnsi" w:cstheme="minorBidi"/>
          <w:color w:val="000000" w:themeColor="text1"/>
          <w:sz w:val="20"/>
          <w:szCs w:val="20"/>
          <w:lang w:val="en-GB"/>
        </w:rPr>
        <w:t xml:space="preserve"> our </w:t>
      </w:r>
      <w:r w:rsidR="005A6404" w:rsidRPr="4F9D164D">
        <w:rPr>
          <w:rFonts w:asciiTheme="minorHAnsi" w:eastAsiaTheme="minorEastAsia" w:hAnsiTheme="minorHAnsi" w:cstheme="minorBidi"/>
          <w:color w:val="000000" w:themeColor="text1"/>
          <w:sz w:val="20"/>
          <w:szCs w:val="20"/>
          <w:lang w:val="en-GB"/>
        </w:rPr>
        <w:t>customers</w:t>
      </w:r>
      <w:r w:rsidR="005F21A9" w:rsidRPr="4F9D164D">
        <w:rPr>
          <w:rFonts w:asciiTheme="minorHAnsi" w:eastAsiaTheme="minorEastAsia" w:hAnsiTheme="minorHAnsi" w:cstheme="minorBidi"/>
          <w:color w:val="000000" w:themeColor="text1"/>
          <w:sz w:val="20"/>
          <w:szCs w:val="20"/>
          <w:lang w:val="en-GB"/>
        </w:rPr>
        <w:t xml:space="preserve"> are new, </w:t>
      </w:r>
      <w:r w:rsidR="001C37B5" w:rsidRPr="4F9D164D">
        <w:rPr>
          <w:rFonts w:asciiTheme="minorHAnsi" w:eastAsiaTheme="minorEastAsia" w:hAnsiTheme="minorHAnsi" w:cstheme="minorBidi"/>
          <w:color w:val="000000" w:themeColor="text1"/>
          <w:sz w:val="20"/>
          <w:szCs w:val="20"/>
          <w:lang w:val="en-GB"/>
        </w:rPr>
        <w:t>after the 4</w:t>
      </w:r>
      <w:r w:rsidR="001C37B5" w:rsidRPr="4F9D164D">
        <w:rPr>
          <w:rFonts w:asciiTheme="minorHAnsi" w:eastAsiaTheme="minorEastAsia" w:hAnsiTheme="minorHAnsi" w:cstheme="minorBidi"/>
          <w:color w:val="000000" w:themeColor="text1"/>
          <w:sz w:val="20"/>
          <w:szCs w:val="20"/>
          <w:vertAlign w:val="superscript"/>
          <w:lang w:val="en-GB"/>
        </w:rPr>
        <w:t>th</w:t>
      </w:r>
      <w:r w:rsidR="001C37B5" w:rsidRPr="4F9D164D">
        <w:rPr>
          <w:rFonts w:asciiTheme="minorHAnsi" w:eastAsiaTheme="minorEastAsia" w:hAnsiTheme="minorHAnsi" w:cstheme="minorBidi"/>
          <w:color w:val="000000" w:themeColor="text1"/>
          <w:sz w:val="20"/>
          <w:szCs w:val="20"/>
          <w:lang w:val="en-GB"/>
        </w:rPr>
        <w:t xml:space="preserve"> order frequency seems to fall, this may be because some type of promotion in the app ends after the 4</w:t>
      </w:r>
      <w:r w:rsidR="001C37B5" w:rsidRPr="4F9D164D">
        <w:rPr>
          <w:rFonts w:asciiTheme="minorHAnsi" w:eastAsiaTheme="minorEastAsia" w:hAnsiTheme="minorHAnsi" w:cstheme="minorBidi"/>
          <w:color w:val="000000" w:themeColor="text1"/>
          <w:sz w:val="20"/>
          <w:szCs w:val="20"/>
          <w:vertAlign w:val="superscript"/>
          <w:lang w:val="en-GB"/>
        </w:rPr>
        <w:t>th</w:t>
      </w:r>
      <w:r w:rsidR="001C37B5" w:rsidRPr="4F9D164D">
        <w:rPr>
          <w:rFonts w:asciiTheme="minorHAnsi" w:eastAsiaTheme="minorEastAsia" w:hAnsiTheme="minorHAnsi" w:cstheme="minorBidi"/>
          <w:color w:val="000000" w:themeColor="text1"/>
          <w:sz w:val="20"/>
          <w:szCs w:val="20"/>
          <w:lang w:val="en-GB"/>
        </w:rPr>
        <w:t xml:space="preserve"> order.</w:t>
      </w:r>
      <w:r w:rsidR="00063E5B" w:rsidRPr="4F9D164D">
        <w:rPr>
          <w:rFonts w:asciiTheme="minorHAnsi" w:eastAsiaTheme="minorEastAsia" w:hAnsiTheme="minorHAnsi" w:cstheme="minorBidi"/>
          <w:color w:val="000000" w:themeColor="text1"/>
          <w:sz w:val="20"/>
          <w:szCs w:val="20"/>
          <w:lang w:val="en-GB"/>
        </w:rPr>
        <w:t xml:space="preserve"> </w:t>
      </w:r>
      <w:r w:rsidR="00AD50D5" w:rsidRPr="4F9D164D">
        <w:rPr>
          <w:rFonts w:asciiTheme="minorHAnsi" w:eastAsiaTheme="minorEastAsia" w:hAnsiTheme="minorHAnsi" w:cstheme="minorBidi"/>
          <w:color w:val="000000" w:themeColor="text1"/>
          <w:sz w:val="20"/>
          <w:szCs w:val="20"/>
          <w:lang w:val="en-GB"/>
        </w:rPr>
        <w:t>M</w:t>
      </w:r>
      <w:r w:rsidR="00404F74" w:rsidRPr="4F9D164D">
        <w:rPr>
          <w:rFonts w:asciiTheme="minorHAnsi" w:eastAsiaTheme="minorEastAsia" w:hAnsiTheme="minorHAnsi" w:cstheme="minorBidi"/>
          <w:color w:val="000000" w:themeColor="text1"/>
          <w:sz w:val="20"/>
          <w:szCs w:val="20"/>
          <w:lang w:val="en-GB"/>
        </w:rPr>
        <w:t>o</w:t>
      </w:r>
      <w:r w:rsidR="00AD50D5" w:rsidRPr="4F9D164D">
        <w:rPr>
          <w:rFonts w:asciiTheme="minorHAnsi" w:eastAsiaTheme="minorEastAsia" w:hAnsiTheme="minorHAnsi" w:cstheme="minorBidi"/>
          <w:color w:val="000000" w:themeColor="text1"/>
          <w:sz w:val="20"/>
          <w:szCs w:val="20"/>
          <w:lang w:val="en-GB"/>
        </w:rPr>
        <w:t>st frequent day</w:t>
      </w:r>
      <w:r w:rsidR="00A4509E" w:rsidRPr="4F9D164D">
        <w:rPr>
          <w:rFonts w:asciiTheme="minorHAnsi" w:eastAsiaTheme="minorEastAsia" w:hAnsiTheme="minorHAnsi" w:cstheme="minorBidi"/>
          <w:color w:val="000000" w:themeColor="text1"/>
          <w:sz w:val="20"/>
          <w:szCs w:val="20"/>
          <w:lang w:val="en-GB"/>
        </w:rPr>
        <w:t>s</w:t>
      </w:r>
      <w:r w:rsidR="00AD50D5" w:rsidRPr="4F9D164D">
        <w:rPr>
          <w:rFonts w:asciiTheme="minorHAnsi" w:eastAsiaTheme="minorEastAsia" w:hAnsiTheme="minorHAnsi" w:cstheme="minorBidi"/>
          <w:color w:val="000000" w:themeColor="text1"/>
          <w:sz w:val="20"/>
          <w:szCs w:val="20"/>
          <w:lang w:val="en-GB"/>
        </w:rPr>
        <w:t xml:space="preserve"> o</w:t>
      </w:r>
      <w:r w:rsidR="009B061D" w:rsidRPr="4F9D164D">
        <w:rPr>
          <w:rFonts w:asciiTheme="minorHAnsi" w:eastAsiaTheme="minorEastAsia" w:hAnsiTheme="minorHAnsi" w:cstheme="minorBidi"/>
          <w:color w:val="000000" w:themeColor="text1"/>
          <w:sz w:val="20"/>
          <w:szCs w:val="20"/>
          <w:lang w:val="en-GB"/>
        </w:rPr>
        <w:t>f</w:t>
      </w:r>
      <w:r w:rsidR="00AD50D5" w:rsidRPr="4F9D164D">
        <w:rPr>
          <w:rFonts w:asciiTheme="minorHAnsi" w:eastAsiaTheme="minorEastAsia" w:hAnsiTheme="minorHAnsi" w:cstheme="minorBidi"/>
          <w:color w:val="000000" w:themeColor="text1"/>
          <w:sz w:val="20"/>
          <w:szCs w:val="20"/>
          <w:lang w:val="en-GB"/>
        </w:rPr>
        <w:t xml:space="preserve"> the week to shop is day 0</w:t>
      </w:r>
      <w:r w:rsidR="00A4509E" w:rsidRPr="4F9D164D">
        <w:rPr>
          <w:rFonts w:asciiTheme="minorHAnsi" w:eastAsiaTheme="minorEastAsia" w:hAnsiTheme="minorHAnsi" w:cstheme="minorBidi"/>
          <w:color w:val="000000" w:themeColor="text1"/>
          <w:sz w:val="20"/>
          <w:szCs w:val="20"/>
          <w:lang w:val="en-GB"/>
        </w:rPr>
        <w:t xml:space="preserve"> and 1</w:t>
      </w:r>
      <w:r w:rsidR="00B143D4" w:rsidRPr="4F9D164D">
        <w:rPr>
          <w:rFonts w:asciiTheme="minorHAnsi" w:eastAsiaTheme="minorEastAsia" w:hAnsiTheme="minorHAnsi" w:cstheme="minorBidi"/>
          <w:color w:val="000000" w:themeColor="text1"/>
          <w:sz w:val="20"/>
          <w:szCs w:val="20"/>
          <w:lang w:val="en-GB"/>
        </w:rPr>
        <w:t>,</w:t>
      </w:r>
      <w:r w:rsidR="00867D48" w:rsidRPr="4F9D164D">
        <w:rPr>
          <w:rFonts w:asciiTheme="minorHAnsi" w:eastAsiaTheme="minorEastAsia" w:hAnsiTheme="minorHAnsi" w:cstheme="minorBidi"/>
          <w:color w:val="000000" w:themeColor="text1"/>
          <w:sz w:val="20"/>
          <w:szCs w:val="20"/>
          <w:lang w:val="en-GB"/>
        </w:rPr>
        <w:t xml:space="preserve"> </w:t>
      </w:r>
      <w:r w:rsidR="00643DA6" w:rsidRPr="4F9D164D">
        <w:rPr>
          <w:rFonts w:asciiTheme="minorHAnsi" w:eastAsiaTheme="minorEastAsia" w:hAnsiTheme="minorHAnsi" w:cstheme="minorBidi"/>
          <w:color w:val="000000" w:themeColor="text1"/>
          <w:sz w:val="20"/>
          <w:szCs w:val="20"/>
          <w:lang w:val="en-GB"/>
        </w:rPr>
        <w:t>and m</w:t>
      </w:r>
      <w:r w:rsidR="00404F74" w:rsidRPr="4F9D164D">
        <w:rPr>
          <w:rFonts w:asciiTheme="minorHAnsi" w:eastAsiaTheme="minorEastAsia" w:hAnsiTheme="minorHAnsi" w:cstheme="minorBidi"/>
          <w:color w:val="000000" w:themeColor="text1"/>
          <w:sz w:val="20"/>
          <w:szCs w:val="20"/>
          <w:lang w:val="en-GB"/>
        </w:rPr>
        <w:t>o</w:t>
      </w:r>
      <w:r w:rsidR="00BC0D42" w:rsidRPr="4F9D164D">
        <w:rPr>
          <w:rFonts w:asciiTheme="minorHAnsi" w:eastAsiaTheme="minorEastAsia" w:hAnsiTheme="minorHAnsi" w:cstheme="minorBidi"/>
          <w:color w:val="000000" w:themeColor="text1"/>
          <w:sz w:val="20"/>
          <w:szCs w:val="20"/>
          <w:lang w:val="en-GB"/>
        </w:rPr>
        <w:t xml:space="preserve">st common schedule is </w:t>
      </w:r>
      <w:r w:rsidR="005C6046" w:rsidRPr="4F9D164D">
        <w:rPr>
          <w:rFonts w:asciiTheme="minorHAnsi" w:eastAsiaTheme="minorEastAsia" w:hAnsiTheme="minorHAnsi" w:cstheme="minorBidi"/>
          <w:color w:val="000000" w:themeColor="text1"/>
          <w:sz w:val="20"/>
          <w:szCs w:val="20"/>
          <w:lang w:val="en-GB"/>
        </w:rPr>
        <w:t>between 10 and 15</w:t>
      </w:r>
      <w:r w:rsidR="00F11065" w:rsidRPr="4F9D164D">
        <w:rPr>
          <w:rFonts w:asciiTheme="minorHAnsi" w:eastAsiaTheme="minorEastAsia" w:hAnsiTheme="minorHAnsi" w:cstheme="minorBidi"/>
          <w:color w:val="000000" w:themeColor="text1"/>
          <w:sz w:val="20"/>
          <w:szCs w:val="20"/>
          <w:lang w:val="en-GB"/>
        </w:rPr>
        <w:t>. This information is re-as</w:t>
      </w:r>
      <w:r w:rsidR="00AF1B6D" w:rsidRPr="4F9D164D">
        <w:rPr>
          <w:rFonts w:asciiTheme="minorHAnsi" w:eastAsiaTheme="minorEastAsia" w:hAnsiTheme="minorHAnsi" w:cstheme="minorBidi"/>
          <w:color w:val="000000" w:themeColor="text1"/>
          <w:sz w:val="20"/>
          <w:szCs w:val="20"/>
          <w:lang w:val="en-GB"/>
        </w:rPr>
        <w:t>sured</w:t>
      </w:r>
      <w:r w:rsidR="00335DDD" w:rsidRPr="4F9D164D">
        <w:rPr>
          <w:rFonts w:asciiTheme="minorHAnsi" w:eastAsiaTheme="minorEastAsia" w:hAnsiTheme="minorHAnsi" w:cstheme="minorBidi"/>
          <w:color w:val="000000" w:themeColor="text1"/>
          <w:sz w:val="20"/>
          <w:szCs w:val="20"/>
          <w:lang w:val="en-GB"/>
        </w:rPr>
        <w:t xml:space="preserve"> on the </w:t>
      </w:r>
      <w:r w:rsidR="00063E5B" w:rsidRPr="4F9D164D">
        <w:rPr>
          <w:rFonts w:asciiTheme="minorHAnsi" w:eastAsiaTheme="minorEastAsia" w:hAnsiTheme="minorHAnsi" w:cstheme="minorBidi"/>
          <w:color w:val="000000" w:themeColor="text1"/>
          <w:sz w:val="20"/>
          <w:szCs w:val="20"/>
          <w:lang w:val="en-GB"/>
        </w:rPr>
        <w:t>previous</w:t>
      </w:r>
      <w:r w:rsidR="00566F08" w:rsidRPr="4F9D164D">
        <w:rPr>
          <w:rFonts w:asciiTheme="minorHAnsi" w:eastAsiaTheme="minorEastAsia" w:hAnsiTheme="minorHAnsi" w:cstheme="minorBidi"/>
          <w:color w:val="000000" w:themeColor="text1"/>
          <w:sz w:val="20"/>
          <w:szCs w:val="20"/>
          <w:lang w:val="en-GB"/>
        </w:rPr>
        <w:t xml:space="preserve"> heatmap</w:t>
      </w:r>
      <w:r w:rsidR="00063E5B" w:rsidRPr="4F9D164D">
        <w:rPr>
          <w:rFonts w:asciiTheme="minorHAnsi" w:eastAsiaTheme="minorEastAsia" w:hAnsiTheme="minorHAnsi" w:cstheme="minorBidi"/>
          <w:color w:val="000000" w:themeColor="text1"/>
          <w:sz w:val="20"/>
          <w:szCs w:val="20"/>
          <w:lang w:val="en-GB"/>
        </w:rPr>
        <w:t xml:space="preserve"> we displayed above</w:t>
      </w:r>
      <w:r w:rsidR="00335DDD" w:rsidRPr="4F9D164D">
        <w:rPr>
          <w:rFonts w:asciiTheme="minorHAnsi" w:eastAsiaTheme="minorEastAsia" w:hAnsiTheme="minorHAnsi" w:cstheme="minorBidi"/>
          <w:color w:val="000000" w:themeColor="text1"/>
          <w:sz w:val="20"/>
          <w:szCs w:val="20"/>
          <w:lang w:val="en-GB"/>
        </w:rPr>
        <w:t>.</w:t>
      </w:r>
    </w:p>
    <w:p w14:paraId="0A74F3EC" w14:textId="1F6689EE" w:rsidR="00372569" w:rsidRDefault="00111C90" w:rsidP="00495E31">
      <w:pPr>
        <w:jc w:val="both"/>
        <w:rPr>
          <w:rFonts w:ascii="Arial" w:eastAsia="Arial" w:hAnsi="Arial" w:cs="Arial"/>
          <w:color w:val="000000" w:themeColor="text1"/>
          <w:lang w:val="en-GB"/>
        </w:rPr>
      </w:pPr>
      <w:r>
        <w:rPr>
          <w:noProof/>
        </w:rPr>
        <w:drawing>
          <wp:inline distT="0" distB="0" distL="0" distR="0" wp14:anchorId="2515C45C" wp14:editId="07D2229D">
            <wp:extent cx="2869949" cy="1918153"/>
            <wp:effectExtent l="0" t="0" r="698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9949" cy="1918153"/>
                    </a:xfrm>
                    <a:prstGeom prst="rect">
                      <a:avLst/>
                    </a:prstGeom>
                  </pic:spPr>
                </pic:pic>
              </a:graphicData>
            </a:graphic>
          </wp:inline>
        </w:drawing>
      </w:r>
      <w:r w:rsidR="00372569">
        <w:rPr>
          <w:noProof/>
        </w:rPr>
        <w:drawing>
          <wp:inline distT="0" distB="0" distL="0" distR="0" wp14:anchorId="4305CD6F" wp14:editId="5DB8861F">
            <wp:extent cx="2682634" cy="1954319"/>
            <wp:effectExtent l="0" t="0" r="381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634" cy="1954319"/>
                    </a:xfrm>
                    <a:prstGeom prst="rect">
                      <a:avLst/>
                    </a:prstGeom>
                  </pic:spPr>
                </pic:pic>
              </a:graphicData>
            </a:graphic>
          </wp:inline>
        </w:drawing>
      </w:r>
    </w:p>
    <w:p w14:paraId="0E8B2904" w14:textId="2DC72971" w:rsidR="00CA394F" w:rsidRDefault="00CA394F" w:rsidP="00495E31">
      <w:pPr>
        <w:jc w:val="both"/>
        <w:rPr>
          <w:rFonts w:asciiTheme="minorHAnsi" w:eastAsiaTheme="minorEastAsia" w:hAnsiTheme="minorHAnsi" w:cstheme="minorBidi"/>
          <w:color w:val="000000" w:themeColor="text1"/>
          <w:sz w:val="20"/>
          <w:szCs w:val="20"/>
          <w:lang w:val="en-GB"/>
        </w:rPr>
      </w:pPr>
      <w:r w:rsidRPr="5970916E">
        <w:rPr>
          <w:rFonts w:asciiTheme="minorHAnsi" w:eastAsiaTheme="minorEastAsia" w:hAnsiTheme="minorHAnsi" w:cstheme="minorBidi"/>
          <w:color w:val="000000" w:themeColor="text1"/>
          <w:sz w:val="20"/>
          <w:szCs w:val="20"/>
          <w:lang w:val="en-GB"/>
        </w:rPr>
        <w:t>We can see that orders m</w:t>
      </w:r>
      <w:r w:rsidR="00063E5B" w:rsidRPr="5970916E">
        <w:rPr>
          <w:rFonts w:asciiTheme="minorHAnsi" w:eastAsiaTheme="minorEastAsia" w:hAnsiTheme="minorHAnsi" w:cstheme="minorBidi"/>
          <w:color w:val="000000" w:themeColor="text1"/>
          <w:sz w:val="20"/>
          <w:szCs w:val="20"/>
          <w:lang w:val="en-GB"/>
        </w:rPr>
        <w:t>o</w:t>
      </w:r>
      <w:r w:rsidRPr="5970916E">
        <w:rPr>
          <w:rFonts w:asciiTheme="minorHAnsi" w:eastAsiaTheme="minorEastAsia" w:hAnsiTheme="minorHAnsi" w:cstheme="minorBidi"/>
          <w:color w:val="000000" w:themeColor="text1"/>
          <w:sz w:val="20"/>
          <w:szCs w:val="20"/>
          <w:lang w:val="en-GB"/>
        </w:rPr>
        <w:t>st likely occur before the end 1</w:t>
      </w:r>
      <w:r w:rsidRPr="5970916E">
        <w:rPr>
          <w:rFonts w:asciiTheme="minorHAnsi" w:eastAsiaTheme="minorEastAsia" w:hAnsiTheme="minorHAnsi" w:cstheme="minorBidi"/>
          <w:color w:val="000000" w:themeColor="text1"/>
          <w:sz w:val="20"/>
          <w:szCs w:val="20"/>
          <w:vertAlign w:val="superscript"/>
          <w:lang w:val="en-GB"/>
        </w:rPr>
        <w:t>st</w:t>
      </w:r>
      <w:r w:rsidRPr="5970916E">
        <w:rPr>
          <w:rFonts w:asciiTheme="minorHAnsi" w:eastAsiaTheme="minorEastAsia" w:hAnsiTheme="minorHAnsi" w:cstheme="minorBidi"/>
          <w:color w:val="000000" w:themeColor="text1"/>
          <w:sz w:val="20"/>
          <w:szCs w:val="20"/>
          <w:lang w:val="en-GB"/>
        </w:rPr>
        <w:t xml:space="preserve"> week after the last purchase</w:t>
      </w:r>
      <w:r w:rsidR="00F67570" w:rsidRPr="5970916E">
        <w:rPr>
          <w:rFonts w:asciiTheme="minorHAnsi" w:eastAsiaTheme="minorEastAsia" w:hAnsiTheme="minorHAnsi" w:cstheme="minorBidi"/>
          <w:color w:val="000000" w:themeColor="text1"/>
          <w:sz w:val="20"/>
          <w:szCs w:val="20"/>
          <w:lang w:val="en-GB"/>
        </w:rPr>
        <w:t xml:space="preserve">, this is important because it shows us that our </w:t>
      </w:r>
      <w:r w:rsidR="007250E4" w:rsidRPr="5970916E">
        <w:rPr>
          <w:rFonts w:asciiTheme="minorHAnsi" w:eastAsiaTheme="minorEastAsia" w:hAnsiTheme="minorHAnsi" w:cstheme="minorBidi"/>
          <w:color w:val="000000" w:themeColor="text1"/>
          <w:sz w:val="20"/>
          <w:szCs w:val="20"/>
          <w:lang w:val="en-GB"/>
        </w:rPr>
        <w:t xml:space="preserve">costumers enjoyed </w:t>
      </w:r>
      <w:r w:rsidR="00063E5B" w:rsidRPr="5970916E">
        <w:rPr>
          <w:rFonts w:asciiTheme="minorHAnsi" w:eastAsiaTheme="minorEastAsia" w:hAnsiTheme="minorHAnsi" w:cstheme="minorBidi"/>
          <w:color w:val="000000" w:themeColor="text1"/>
          <w:sz w:val="20"/>
          <w:szCs w:val="20"/>
          <w:lang w:val="en-GB"/>
        </w:rPr>
        <w:t xml:space="preserve">both </w:t>
      </w:r>
      <w:r w:rsidR="005103C3" w:rsidRPr="5970916E">
        <w:rPr>
          <w:rFonts w:asciiTheme="minorHAnsi" w:eastAsiaTheme="minorEastAsia" w:hAnsiTheme="minorHAnsi" w:cstheme="minorBidi"/>
          <w:color w:val="000000" w:themeColor="text1"/>
          <w:sz w:val="20"/>
          <w:szCs w:val="20"/>
          <w:lang w:val="en-GB"/>
        </w:rPr>
        <w:t xml:space="preserve">the services </w:t>
      </w:r>
      <w:r w:rsidR="00063E5B" w:rsidRPr="5970916E">
        <w:rPr>
          <w:rFonts w:asciiTheme="minorHAnsi" w:eastAsiaTheme="minorEastAsia" w:hAnsiTheme="minorHAnsi" w:cstheme="minorBidi"/>
          <w:color w:val="000000" w:themeColor="text1"/>
          <w:sz w:val="20"/>
          <w:szCs w:val="20"/>
          <w:lang w:val="en-GB"/>
        </w:rPr>
        <w:t xml:space="preserve">and the products </w:t>
      </w:r>
      <w:r w:rsidR="005103C3" w:rsidRPr="5970916E">
        <w:rPr>
          <w:rFonts w:asciiTheme="minorHAnsi" w:eastAsiaTheme="minorEastAsia" w:hAnsiTheme="minorHAnsi" w:cstheme="minorBidi"/>
          <w:color w:val="000000" w:themeColor="text1"/>
          <w:sz w:val="20"/>
          <w:szCs w:val="20"/>
          <w:lang w:val="en-GB"/>
        </w:rPr>
        <w:t>provided</w:t>
      </w:r>
      <w:r w:rsidR="00063E5B" w:rsidRPr="5970916E">
        <w:rPr>
          <w:rFonts w:asciiTheme="minorHAnsi" w:eastAsiaTheme="minorEastAsia" w:hAnsiTheme="minorHAnsi" w:cstheme="minorBidi"/>
          <w:color w:val="000000" w:themeColor="text1"/>
          <w:sz w:val="20"/>
          <w:szCs w:val="20"/>
          <w:lang w:val="en-GB"/>
        </w:rPr>
        <w:t xml:space="preserve"> by Instacart</w:t>
      </w:r>
      <w:r w:rsidRPr="5970916E">
        <w:rPr>
          <w:rFonts w:asciiTheme="minorHAnsi" w:eastAsiaTheme="minorEastAsia" w:hAnsiTheme="minorHAnsi" w:cstheme="minorBidi"/>
          <w:color w:val="000000" w:themeColor="text1"/>
          <w:sz w:val="20"/>
          <w:szCs w:val="20"/>
          <w:lang w:val="en-GB"/>
        </w:rPr>
        <w:t>.</w:t>
      </w:r>
      <w:r w:rsidR="00AA4A83" w:rsidRPr="5970916E">
        <w:rPr>
          <w:rFonts w:asciiTheme="minorHAnsi" w:eastAsiaTheme="minorEastAsia" w:hAnsiTheme="minorHAnsi" w:cstheme="minorBidi"/>
          <w:color w:val="000000" w:themeColor="text1"/>
          <w:sz w:val="20"/>
          <w:szCs w:val="20"/>
          <w:lang w:val="en-GB"/>
        </w:rPr>
        <w:t xml:space="preserve"> There are spikes </w:t>
      </w:r>
      <w:r w:rsidR="005103C3" w:rsidRPr="5970916E">
        <w:rPr>
          <w:rFonts w:asciiTheme="minorHAnsi" w:eastAsiaTheme="minorEastAsia" w:hAnsiTheme="minorHAnsi" w:cstheme="minorBidi"/>
          <w:color w:val="000000" w:themeColor="text1"/>
          <w:sz w:val="20"/>
          <w:szCs w:val="20"/>
          <w:lang w:val="en-GB"/>
        </w:rPr>
        <w:t>on days 7, 14, 21 and 30, the first 3 spikes are explained for weekly</w:t>
      </w:r>
      <w:r w:rsidR="00C33F1E" w:rsidRPr="5970916E">
        <w:rPr>
          <w:rFonts w:asciiTheme="minorHAnsi" w:eastAsiaTheme="minorEastAsia" w:hAnsiTheme="minorHAnsi" w:cstheme="minorBidi"/>
          <w:color w:val="000000" w:themeColor="text1"/>
          <w:sz w:val="20"/>
          <w:szCs w:val="20"/>
          <w:lang w:val="en-GB"/>
        </w:rPr>
        <w:t>, bi-weekly</w:t>
      </w:r>
      <w:r w:rsidR="00FB4BCA" w:rsidRPr="5970916E">
        <w:rPr>
          <w:rFonts w:asciiTheme="minorHAnsi" w:eastAsiaTheme="minorEastAsia" w:hAnsiTheme="minorHAnsi" w:cstheme="minorBidi"/>
          <w:color w:val="000000" w:themeColor="text1"/>
          <w:sz w:val="20"/>
          <w:szCs w:val="20"/>
          <w:lang w:val="en-GB"/>
        </w:rPr>
        <w:t xml:space="preserve"> and tri-weekly ordering </w:t>
      </w:r>
      <w:r w:rsidR="001A468A" w:rsidRPr="5970916E">
        <w:rPr>
          <w:rFonts w:asciiTheme="minorHAnsi" w:eastAsiaTheme="minorEastAsia" w:hAnsiTheme="minorHAnsi" w:cstheme="minorBidi"/>
          <w:color w:val="000000" w:themeColor="text1"/>
          <w:sz w:val="20"/>
          <w:szCs w:val="20"/>
          <w:lang w:val="en-GB"/>
        </w:rPr>
        <w:t xml:space="preserve">recursion, the last spike is because </w:t>
      </w:r>
      <w:r w:rsidR="00847A3E" w:rsidRPr="5970916E">
        <w:rPr>
          <w:rFonts w:asciiTheme="minorHAnsi" w:eastAsiaTheme="minorEastAsia" w:hAnsiTheme="minorHAnsi" w:cstheme="minorBidi"/>
          <w:color w:val="000000" w:themeColor="text1"/>
          <w:sz w:val="20"/>
          <w:szCs w:val="20"/>
          <w:lang w:val="en-GB"/>
        </w:rPr>
        <w:t>it</w:t>
      </w:r>
      <w:r w:rsidR="00AE175C" w:rsidRPr="5970916E">
        <w:rPr>
          <w:rFonts w:asciiTheme="minorHAnsi" w:eastAsiaTheme="minorEastAsia" w:hAnsiTheme="minorHAnsi" w:cstheme="minorBidi"/>
          <w:color w:val="000000" w:themeColor="text1"/>
          <w:sz w:val="20"/>
          <w:szCs w:val="20"/>
          <w:lang w:val="en-GB"/>
        </w:rPr>
        <w:t xml:space="preserve"> i</w:t>
      </w:r>
      <w:r w:rsidR="00847A3E" w:rsidRPr="5970916E">
        <w:rPr>
          <w:rFonts w:asciiTheme="minorHAnsi" w:eastAsiaTheme="minorEastAsia" w:hAnsiTheme="minorHAnsi" w:cstheme="minorBidi"/>
          <w:color w:val="000000" w:themeColor="text1"/>
          <w:sz w:val="20"/>
          <w:szCs w:val="20"/>
          <w:lang w:val="en-GB"/>
        </w:rPr>
        <w:t>s count</w:t>
      </w:r>
      <w:r w:rsidR="007559AB" w:rsidRPr="5970916E">
        <w:rPr>
          <w:rFonts w:asciiTheme="minorHAnsi" w:eastAsiaTheme="minorEastAsia" w:hAnsiTheme="minorHAnsi" w:cstheme="minorBidi"/>
          <w:color w:val="000000" w:themeColor="text1"/>
          <w:sz w:val="20"/>
          <w:szCs w:val="20"/>
          <w:lang w:val="en-GB"/>
        </w:rPr>
        <w:t xml:space="preserve">ed as 30+ days, so </w:t>
      </w:r>
      <w:r w:rsidR="000B37D8" w:rsidRPr="5970916E">
        <w:rPr>
          <w:rFonts w:asciiTheme="minorHAnsi" w:eastAsiaTheme="minorEastAsia" w:hAnsiTheme="minorHAnsi" w:cstheme="minorBidi"/>
          <w:color w:val="000000" w:themeColor="text1"/>
          <w:sz w:val="20"/>
          <w:szCs w:val="20"/>
          <w:lang w:val="en-GB"/>
        </w:rPr>
        <w:t>we know that we have a lot of costumers that no longer use our services</w:t>
      </w:r>
      <w:r w:rsidR="00CD2501" w:rsidRPr="5970916E">
        <w:rPr>
          <w:rFonts w:asciiTheme="minorHAnsi" w:eastAsiaTheme="minorEastAsia" w:hAnsiTheme="minorHAnsi" w:cstheme="minorBidi"/>
          <w:color w:val="000000" w:themeColor="text1"/>
          <w:sz w:val="20"/>
          <w:szCs w:val="20"/>
          <w:lang w:val="en-GB"/>
        </w:rPr>
        <w:t>, probable churned customers</w:t>
      </w:r>
      <w:r w:rsidR="008201FF" w:rsidRPr="5970916E">
        <w:rPr>
          <w:rFonts w:asciiTheme="minorHAnsi" w:eastAsiaTheme="minorEastAsia" w:hAnsiTheme="minorHAnsi" w:cstheme="minorBidi"/>
          <w:color w:val="000000" w:themeColor="text1"/>
          <w:sz w:val="20"/>
          <w:szCs w:val="20"/>
          <w:lang w:val="en-GB"/>
        </w:rPr>
        <w:t>.</w:t>
      </w:r>
    </w:p>
    <w:p w14:paraId="7569E94B" w14:textId="14F4869B" w:rsidR="00C07BB2" w:rsidRPr="00747778" w:rsidRDefault="00A513FA" w:rsidP="00495E31">
      <w:pPr>
        <w:jc w:val="both"/>
        <w:rPr>
          <w:rFonts w:asciiTheme="minorHAnsi" w:eastAsiaTheme="minorEastAsia" w:hAnsiTheme="minorHAnsi" w:cstheme="minorBidi"/>
          <w:sz w:val="20"/>
          <w:szCs w:val="20"/>
          <w:lang w:val="en-US"/>
        </w:rPr>
      </w:pPr>
      <w:r w:rsidRPr="5970916E">
        <w:rPr>
          <w:rFonts w:asciiTheme="minorHAnsi" w:eastAsiaTheme="minorEastAsia" w:hAnsiTheme="minorHAnsi" w:cstheme="minorBidi"/>
          <w:color w:val="000000" w:themeColor="text1"/>
          <w:sz w:val="20"/>
          <w:szCs w:val="20"/>
          <w:lang w:val="en-GB"/>
        </w:rPr>
        <w:t>It is noticeable that m</w:t>
      </w:r>
      <w:r w:rsidR="00CD2501" w:rsidRPr="5970916E">
        <w:rPr>
          <w:rFonts w:asciiTheme="minorHAnsi" w:eastAsiaTheme="minorEastAsia" w:hAnsiTheme="minorHAnsi" w:cstheme="minorBidi"/>
          <w:color w:val="000000" w:themeColor="text1"/>
          <w:sz w:val="20"/>
          <w:szCs w:val="20"/>
          <w:lang w:val="en-GB"/>
        </w:rPr>
        <w:t>o</w:t>
      </w:r>
      <w:r w:rsidRPr="5970916E">
        <w:rPr>
          <w:rFonts w:asciiTheme="minorHAnsi" w:eastAsiaTheme="minorEastAsia" w:hAnsiTheme="minorHAnsi" w:cstheme="minorBidi"/>
          <w:color w:val="000000" w:themeColor="text1"/>
          <w:sz w:val="20"/>
          <w:szCs w:val="20"/>
          <w:lang w:val="en-GB"/>
        </w:rPr>
        <w:t xml:space="preserve">st orders are small, </w:t>
      </w:r>
      <w:r w:rsidR="00E8434D" w:rsidRPr="5970916E">
        <w:rPr>
          <w:rFonts w:asciiTheme="minorHAnsi" w:eastAsiaTheme="minorEastAsia" w:hAnsiTheme="minorHAnsi" w:cstheme="minorBidi"/>
          <w:color w:val="000000" w:themeColor="text1"/>
          <w:sz w:val="20"/>
          <w:szCs w:val="20"/>
          <w:lang w:val="en-GB"/>
        </w:rPr>
        <w:t>averag</w:t>
      </w:r>
      <w:r w:rsidR="00964F3E" w:rsidRPr="5970916E">
        <w:rPr>
          <w:rFonts w:asciiTheme="minorHAnsi" w:eastAsiaTheme="minorEastAsia" w:hAnsiTheme="minorHAnsi" w:cstheme="minorBidi"/>
          <w:color w:val="000000" w:themeColor="text1"/>
          <w:sz w:val="20"/>
          <w:szCs w:val="20"/>
          <w:lang w:val="en-GB"/>
        </w:rPr>
        <w:t>ing around 8 items per order</w:t>
      </w:r>
      <w:r w:rsidR="00E775A2" w:rsidRPr="5970916E">
        <w:rPr>
          <w:rFonts w:asciiTheme="minorHAnsi" w:eastAsiaTheme="minorEastAsia" w:hAnsiTheme="minorHAnsi" w:cstheme="minorBidi"/>
          <w:color w:val="000000" w:themeColor="text1"/>
          <w:sz w:val="20"/>
          <w:szCs w:val="20"/>
          <w:lang w:val="en-GB"/>
        </w:rPr>
        <w:t xml:space="preserve">, </w:t>
      </w:r>
      <w:r w:rsidR="00CD2501" w:rsidRPr="5970916E">
        <w:rPr>
          <w:rFonts w:asciiTheme="minorHAnsi" w:eastAsiaTheme="minorEastAsia" w:hAnsiTheme="minorHAnsi" w:cstheme="minorBidi"/>
          <w:color w:val="000000" w:themeColor="text1"/>
          <w:sz w:val="20"/>
          <w:szCs w:val="20"/>
          <w:lang w:val="en-GB"/>
        </w:rPr>
        <w:t xml:space="preserve">most probably with the fresh items that </w:t>
      </w:r>
      <w:r w:rsidR="00747778" w:rsidRPr="5970916E">
        <w:rPr>
          <w:rFonts w:asciiTheme="minorHAnsi" w:eastAsiaTheme="minorEastAsia" w:hAnsiTheme="minorHAnsi" w:cstheme="minorBidi"/>
          <w:color w:val="000000" w:themeColor="text1"/>
          <w:sz w:val="20"/>
          <w:szCs w:val="20"/>
          <w:lang w:val="en-GB"/>
        </w:rPr>
        <w:t>customers must refill</w:t>
      </w:r>
      <w:r w:rsidR="00964F3E" w:rsidRPr="5970916E">
        <w:rPr>
          <w:rFonts w:asciiTheme="minorHAnsi" w:eastAsiaTheme="minorEastAsia" w:hAnsiTheme="minorHAnsi" w:cstheme="minorBidi"/>
          <w:color w:val="000000" w:themeColor="text1"/>
          <w:sz w:val="20"/>
          <w:szCs w:val="20"/>
          <w:lang w:val="en-GB"/>
        </w:rPr>
        <w:t>.</w:t>
      </w:r>
      <w:r w:rsidR="00747778" w:rsidRPr="5970916E">
        <w:rPr>
          <w:rFonts w:asciiTheme="minorHAnsi" w:eastAsiaTheme="minorEastAsia" w:hAnsiTheme="minorHAnsi" w:cstheme="minorBidi"/>
          <w:color w:val="000000" w:themeColor="text1"/>
          <w:sz w:val="20"/>
          <w:szCs w:val="20"/>
          <w:lang w:val="en-GB"/>
        </w:rPr>
        <w:t xml:space="preserve"> Costumers tend to buy in majority perishable goods, them being fruits, vegetables, eggs, etc. This information is going to be key for</w:t>
      </w:r>
      <w:r w:rsidR="00C07BB2" w:rsidRPr="5970916E">
        <w:rPr>
          <w:rFonts w:asciiTheme="minorHAnsi" w:eastAsiaTheme="minorEastAsia" w:hAnsiTheme="minorHAnsi" w:cstheme="minorBidi"/>
          <w:color w:val="000000" w:themeColor="text1"/>
          <w:sz w:val="20"/>
          <w:szCs w:val="20"/>
          <w:lang w:val="en-GB"/>
        </w:rPr>
        <w:t xml:space="preserve"> the </w:t>
      </w:r>
      <w:r w:rsidR="00747778" w:rsidRPr="5970916E">
        <w:rPr>
          <w:rFonts w:asciiTheme="minorHAnsi" w:eastAsiaTheme="minorEastAsia" w:hAnsiTheme="minorHAnsi" w:cstheme="minorBidi"/>
          <w:color w:val="000000" w:themeColor="text1"/>
          <w:sz w:val="20"/>
          <w:szCs w:val="20"/>
          <w:lang w:val="en-GB"/>
        </w:rPr>
        <w:t>market basket analysis</w:t>
      </w:r>
      <w:r w:rsidR="00964F3E" w:rsidRPr="5970916E">
        <w:rPr>
          <w:rFonts w:asciiTheme="minorHAnsi" w:eastAsiaTheme="minorEastAsia" w:hAnsiTheme="minorHAnsi" w:cstheme="minorBidi"/>
          <w:sz w:val="20"/>
          <w:szCs w:val="20"/>
          <w:lang w:val="en-US"/>
        </w:rPr>
        <w:t>.</w:t>
      </w:r>
    </w:p>
    <w:p w14:paraId="649F31DB" w14:textId="52950567" w:rsidR="001F021F" w:rsidRDefault="00C07BB2" w:rsidP="00495E31">
      <w:pPr>
        <w:jc w:val="both"/>
        <w:rPr>
          <w:rFonts w:ascii="Arial" w:eastAsia="Arial" w:hAnsi="Arial" w:cs="Arial"/>
          <w:color w:val="000000" w:themeColor="text1"/>
          <w:lang w:val="en-GB"/>
        </w:rPr>
      </w:pPr>
      <w:r>
        <w:rPr>
          <w:rFonts w:ascii="Arial" w:eastAsia="Arial" w:hAnsi="Arial" w:cs="Arial"/>
          <w:color w:val="000000" w:themeColor="text1"/>
          <w:lang w:val="en-GB"/>
        </w:rPr>
        <w:t xml:space="preserve"> </w:t>
      </w:r>
      <w:r>
        <w:rPr>
          <w:noProof/>
        </w:rPr>
        <w:drawing>
          <wp:inline distT="0" distB="0" distL="0" distR="0" wp14:anchorId="06D2EB3F" wp14:editId="4BF87D42">
            <wp:extent cx="2852420" cy="2656021"/>
            <wp:effectExtent l="0" t="0" r="508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20">
                      <a:extLst>
                        <a:ext uri="{28A0092B-C50C-407E-A947-70E740481C1C}">
                          <a14:useLocalDpi xmlns:a14="http://schemas.microsoft.com/office/drawing/2010/main" val="0"/>
                        </a:ext>
                      </a:extLst>
                    </a:blip>
                    <a:stretch>
                      <a:fillRect/>
                    </a:stretch>
                  </pic:blipFill>
                  <pic:spPr>
                    <a:xfrm>
                      <a:off x="0" y="0"/>
                      <a:ext cx="2852420" cy="2656021"/>
                    </a:xfrm>
                    <a:prstGeom prst="rect">
                      <a:avLst/>
                    </a:prstGeom>
                  </pic:spPr>
                </pic:pic>
              </a:graphicData>
            </a:graphic>
          </wp:inline>
        </w:drawing>
      </w:r>
      <w:r w:rsidR="00570F6D">
        <w:rPr>
          <w:noProof/>
        </w:rPr>
        <w:drawing>
          <wp:inline distT="0" distB="0" distL="0" distR="0" wp14:anchorId="65715C65" wp14:editId="0A489447">
            <wp:extent cx="2818765" cy="2638840"/>
            <wp:effectExtent l="0" t="0" r="63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1">
                      <a:extLst>
                        <a:ext uri="{28A0092B-C50C-407E-A947-70E740481C1C}">
                          <a14:useLocalDpi xmlns:a14="http://schemas.microsoft.com/office/drawing/2010/main" val="0"/>
                        </a:ext>
                      </a:extLst>
                    </a:blip>
                    <a:stretch>
                      <a:fillRect/>
                    </a:stretch>
                  </pic:blipFill>
                  <pic:spPr>
                    <a:xfrm>
                      <a:off x="0" y="0"/>
                      <a:ext cx="2818765" cy="2638840"/>
                    </a:xfrm>
                    <a:prstGeom prst="rect">
                      <a:avLst/>
                    </a:prstGeom>
                  </pic:spPr>
                </pic:pic>
              </a:graphicData>
            </a:graphic>
          </wp:inline>
        </w:drawing>
      </w:r>
    </w:p>
    <w:p w14:paraId="0DF16CAC" w14:textId="77777777" w:rsidR="00553E3C" w:rsidRDefault="16C9D769" w:rsidP="006A3D04">
      <w:pPr>
        <w:jc w:val="center"/>
        <w:rPr>
          <w:rFonts w:ascii="Arial" w:eastAsia="Arial" w:hAnsi="Arial" w:cs="Arial"/>
          <w:color w:val="000000" w:themeColor="text1"/>
          <w:lang w:val="en-GB"/>
        </w:rPr>
      </w:pPr>
      <w:r>
        <w:rPr>
          <w:noProof/>
        </w:rPr>
        <w:drawing>
          <wp:inline distT="0" distB="0" distL="0" distR="0" wp14:anchorId="0716848A" wp14:editId="2BBB7302">
            <wp:extent cx="3280847" cy="221809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0847" cy="2218099"/>
                    </a:xfrm>
                    <a:prstGeom prst="rect">
                      <a:avLst/>
                    </a:prstGeom>
                  </pic:spPr>
                </pic:pic>
              </a:graphicData>
            </a:graphic>
          </wp:inline>
        </w:drawing>
      </w:r>
    </w:p>
    <w:p w14:paraId="1E9F8ACA" w14:textId="41455F49" w:rsidR="00553E3C" w:rsidRDefault="00747778" w:rsidP="00495E31">
      <w:pPr>
        <w:jc w:val="both"/>
        <w:rPr>
          <w:rFonts w:asciiTheme="minorHAnsi" w:eastAsiaTheme="minorEastAsia" w:hAnsiTheme="minorHAnsi" w:cstheme="minorBidi"/>
          <w:color w:val="000000" w:themeColor="text1"/>
          <w:sz w:val="20"/>
          <w:szCs w:val="20"/>
          <w:lang w:val="en-GB"/>
        </w:rPr>
      </w:pPr>
      <w:r w:rsidRPr="633CE952">
        <w:rPr>
          <w:rFonts w:asciiTheme="minorHAnsi" w:eastAsiaTheme="minorEastAsia" w:hAnsiTheme="minorHAnsi" w:cstheme="minorBidi"/>
          <w:color w:val="000000" w:themeColor="text1"/>
          <w:sz w:val="20"/>
          <w:szCs w:val="20"/>
          <w:lang w:val="en-GB"/>
        </w:rPr>
        <w:t>H</w:t>
      </w:r>
      <w:r w:rsidR="00553E3C" w:rsidRPr="633CE952">
        <w:rPr>
          <w:rFonts w:asciiTheme="minorHAnsi" w:eastAsiaTheme="minorEastAsia" w:hAnsiTheme="minorHAnsi" w:cstheme="minorBidi"/>
          <w:color w:val="000000" w:themeColor="text1"/>
          <w:sz w:val="20"/>
          <w:szCs w:val="20"/>
          <w:lang w:val="en-GB"/>
        </w:rPr>
        <w:t xml:space="preserve">ere we can see that </w:t>
      </w:r>
      <w:r w:rsidR="005757A2" w:rsidRPr="633CE952">
        <w:rPr>
          <w:rFonts w:asciiTheme="minorHAnsi" w:eastAsiaTheme="minorEastAsia" w:hAnsiTheme="minorHAnsi" w:cstheme="minorBidi"/>
          <w:color w:val="000000" w:themeColor="text1"/>
          <w:sz w:val="20"/>
          <w:szCs w:val="20"/>
          <w:lang w:val="en-GB"/>
        </w:rPr>
        <w:t>m</w:t>
      </w:r>
      <w:r w:rsidRPr="633CE952">
        <w:rPr>
          <w:rFonts w:asciiTheme="minorHAnsi" w:eastAsiaTheme="minorEastAsia" w:hAnsiTheme="minorHAnsi" w:cstheme="minorBidi"/>
          <w:color w:val="000000" w:themeColor="text1"/>
          <w:sz w:val="20"/>
          <w:szCs w:val="20"/>
          <w:lang w:val="en-GB"/>
        </w:rPr>
        <w:t>o</w:t>
      </w:r>
      <w:r w:rsidR="005757A2" w:rsidRPr="633CE952">
        <w:rPr>
          <w:rFonts w:asciiTheme="minorHAnsi" w:eastAsiaTheme="minorEastAsia" w:hAnsiTheme="minorHAnsi" w:cstheme="minorBidi"/>
          <w:color w:val="000000" w:themeColor="text1"/>
          <w:sz w:val="20"/>
          <w:szCs w:val="20"/>
          <w:lang w:val="en-GB"/>
        </w:rPr>
        <w:t>st orders start by adding products that costumer already ordered. This shows us some type of regularity</w:t>
      </w:r>
      <w:r w:rsidR="0040275B" w:rsidRPr="633CE952">
        <w:rPr>
          <w:rFonts w:asciiTheme="minorHAnsi" w:eastAsiaTheme="minorEastAsia" w:hAnsiTheme="minorHAnsi" w:cstheme="minorBidi"/>
          <w:color w:val="000000" w:themeColor="text1"/>
          <w:sz w:val="20"/>
          <w:szCs w:val="20"/>
          <w:lang w:val="en-GB"/>
        </w:rPr>
        <w:t xml:space="preserve"> and familiarity from costumers to our products.</w:t>
      </w:r>
    </w:p>
    <w:p w14:paraId="3AC40533" w14:textId="618EA5CE" w:rsidR="00DF77A6" w:rsidRDefault="00DF77A6" w:rsidP="00495E31">
      <w:pPr>
        <w:jc w:val="both"/>
        <w:rPr>
          <w:rFonts w:ascii="Arial" w:eastAsia="Arial" w:hAnsi="Arial" w:cs="Arial"/>
          <w:color w:val="000000" w:themeColor="text1"/>
          <w:lang w:val="en-GB"/>
        </w:rPr>
      </w:pPr>
      <w:r>
        <w:rPr>
          <w:noProof/>
        </w:rPr>
        <w:drawing>
          <wp:inline distT="0" distB="0" distL="0" distR="0" wp14:anchorId="5E16B13A" wp14:editId="5D59C472">
            <wp:extent cx="2643505" cy="1809068"/>
            <wp:effectExtent l="0" t="0" r="4445"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2643505" cy="1809068"/>
                    </a:xfrm>
                    <a:prstGeom prst="rect">
                      <a:avLst/>
                    </a:prstGeom>
                  </pic:spPr>
                </pic:pic>
              </a:graphicData>
            </a:graphic>
          </wp:inline>
        </w:drawing>
      </w:r>
      <w:r w:rsidR="00A47663">
        <w:rPr>
          <w:noProof/>
        </w:rPr>
        <w:drawing>
          <wp:inline distT="0" distB="0" distL="0" distR="0" wp14:anchorId="79701205" wp14:editId="70CDF9C2">
            <wp:extent cx="2705100" cy="183362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pic:nvPicPr>
                  <pic:blipFill>
                    <a:blip r:embed="rId24">
                      <a:extLst>
                        <a:ext uri="{28A0092B-C50C-407E-A947-70E740481C1C}">
                          <a14:useLocalDpi xmlns:a14="http://schemas.microsoft.com/office/drawing/2010/main" val="0"/>
                        </a:ext>
                      </a:extLst>
                    </a:blip>
                    <a:stretch>
                      <a:fillRect/>
                    </a:stretch>
                  </pic:blipFill>
                  <pic:spPr>
                    <a:xfrm>
                      <a:off x="0" y="0"/>
                      <a:ext cx="2705100" cy="1833623"/>
                    </a:xfrm>
                    <a:prstGeom prst="rect">
                      <a:avLst/>
                    </a:prstGeom>
                  </pic:spPr>
                </pic:pic>
              </a:graphicData>
            </a:graphic>
          </wp:inline>
        </w:drawing>
      </w:r>
    </w:p>
    <w:p w14:paraId="67877D8B" w14:textId="25297699" w:rsidR="003236BD" w:rsidRDefault="00FF6884" w:rsidP="00495E31">
      <w:pPr>
        <w:jc w:val="both"/>
        <w:rPr>
          <w:rFonts w:asciiTheme="minorHAnsi" w:eastAsiaTheme="minorEastAsia" w:hAnsiTheme="minorHAnsi" w:cstheme="minorBidi"/>
          <w:color w:val="000000" w:themeColor="text1"/>
          <w:sz w:val="20"/>
          <w:szCs w:val="20"/>
          <w:lang w:val="en-GB"/>
        </w:rPr>
      </w:pPr>
      <w:r w:rsidRPr="633CE952">
        <w:rPr>
          <w:rFonts w:asciiTheme="minorHAnsi" w:eastAsiaTheme="minorEastAsia" w:hAnsiTheme="minorHAnsi" w:cstheme="minorBidi"/>
          <w:color w:val="000000" w:themeColor="text1"/>
          <w:sz w:val="20"/>
          <w:szCs w:val="20"/>
          <w:lang w:val="en-GB"/>
        </w:rPr>
        <w:t xml:space="preserve">We can see that in average at least half of the products </w:t>
      </w:r>
      <w:r w:rsidR="007D7AAD" w:rsidRPr="633CE952">
        <w:rPr>
          <w:rFonts w:asciiTheme="minorHAnsi" w:eastAsiaTheme="minorEastAsia" w:hAnsiTheme="minorHAnsi" w:cstheme="minorBidi"/>
          <w:color w:val="000000" w:themeColor="text1"/>
          <w:sz w:val="20"/>
          <w:szCs w:val="20"/>
          <w:lang w:val="en-GB"/>
        </w:rPr>
        <w:t>in each</w:t>
      </w:r>
      <w:r w:rsidRPr="633CE952">
        <w:rPr>
          <w:rFonts w:asciiTheme="minorHAnsi" w:eastAsiaTheme="minorEastAsia" w:hAnsiTheme="minorHAnsi" w:cstheme="minorBidi"/>
          <w:color w:val="000000" w:themeColor="text1"/>
          <w:sz w:val="20"/>
          <w:szCs w:val="20"/>
          <w:lang w:val="en-GB"/>
        </w:rPr>
        <w:t xml:space="preserve"> order, regardless of the day an hour of the day, </w:t>
      </w:r>
      <w:r w:rsidR="00017372" w:rsidRPr="633CE952">
        <w:rPr>
          <w:rFonts w:asciiTheme="minorHAnsi" w:eastAsiaTheme="minorEastAsia" w:hAnsiTheme="minorHAnsi" w:cstheme="minorBidi"/>
          <w:color w:val="000000" w:themeColor="text1"/>
          <w:sz w:val="20"/>
          <w:szCs w:val="20"/>
          <w:lang w:val="en-GB"/>
        </w:rPr>
        <w:t>are products that the costumer already ordered before.</w:t>
      </w:r>
    </w:p>
    <w:p w14:paraId="1E52ABD4" w14:textId="25297699" w:rsidR="00FB78F5" w:rsidRPr="001B19CD" w:rsidRDefault="00FB78F5" w:rsidP="00495E31">
      <w:pPr>
        <w:jc w:val="both"/>
        <w:rPr>
          <w:rFonts w:asciiTheme="minorHAnsi" w:eastAsiaTheme="minorEastAsia" w:hAnsiTheme="minorHAnsi" w:cstheme="minorBidi"/>
          <w:color w:val="000000" w:themeColor="text1"/>
          <w:sz w:val="20"/>
          <w:szCs w:val="20"/>
          <w:lang w:val="en-GB"/>
        </w:rPr>
      </w:pPr>
    </w:p>
    <w:p w14:paraId="0EA2B8D2" w14:textId="30E108FC" w:rsidR="00AA7DE0" w:rsidRPr="00747778" w:rsidRDefault="075E1064" w:rsidP="007E5798">
      <w:pPr>
        <w:pStyle w:val="Heading2"/>
        <w:numPr>
          <w:ilvl w:val="1"/>
          <w:numId w:val="52"/>
        </w:numPr>
        <w:pPrChange w:id="36" w:author="joao Paulo Guerreiro Aredes Cesar" w:date="2021-04-19T23:40:00Z">
          <w:pPr>
            <w:pStyle w:val="Heading2"/>
          </w:pPr>
        </w:pPrChange>
      </w:pPr>
      <w:r w:rsidRPr="200448FF">
        <w:t xml:space="preserve"> </w:t>
      </w:r>
      <w:bookmarkStart w:id="37" w:name="_Toc69766249"/>
      <w:r w:rsidR="6FEFCB66" w:rsidRPr="6076D1C6">
        <w:t>Algorithm Selection</w:t>
      </w:r>
      <w:bookmarkEnd w:id="37"/>
    </w:p>
    <w:p w14:paraId="73DCE253" w14:textId="6849449B" w:rsidR="6FEFCB66" w:rsidRPr="00B1091D" w:rsidRDefault="00747778" w:rsidP="00B1091D">
      <w:pPr>
        <w:jc w:val="both"/>
        <w:rPr>
          <w:rFonts w:asciiTheme="minorHAnsi" w:eastAsiaTheme="minorEastAsia" w:hAnsiTheme="minorHAnsi" w:cstheme="minorBidi"/>
          <w:sz w:val="20"/>
          <w:szCs w:val="20"/>
          <w:lang w:val="en-US" w:eastAsia="pt-PT"/>
        </w:rPr>
      </w:pPr>
      <w:r w:rsidRPr="3E48A9F6">
        <w:rPr>
          <w:rFonts w:asciiTheme="minorHAnsi" w:eastAsiaTheme="minorEastAsia" w:hAnsiTheme="minorHAnsi" w:cstheme="minorBidi"/>
          <w:sz w:val="20"/>
          <w:szCs w:val="20"/>
          <w:lang w:val="en-US" w:eastAsia="pt-PT"/>
        </w:rPr>
        <w:t>W</w:t>
      </w:r>
      <w:r w:rsidR="6FEFCB66" w:rsidRPr="3E48A9F6">
        <w:rPr>
          <w:rFonts w:asciiTheme="minorHAnsi" w:eastAsiaTheme="minorEastAsia" w:hAnsiTheme="minorHAnsi" w:cstheme="minorBidi"/>
          <w:sz w:val="20"/>
          <w:szCs w:val="20"/>
          <w:lang w:val="en-US" w:eastAsia="pt-PT"/>
        </w:rPr>
        <w:t xml:space="preserve">e are using the </w:t>
      </w:r>
      <w:proofErr w:type="spellStart"/>
      <w:r w:rsidR="6FEFCB66" w:rsidRPr="00163649">
        <w:rPr>
          <w:rFonts w:asciiTheme="minorHAnsi" w:eastAsiaTheme="minorEastAsia" w:hAnsiTheme="minorHAnsi" w:cstheme="minorBidi"/>
          <w:i/>
          <w:sz w:val="20"/>
          <w:szCs w:val="20"/>
          <w:lang w:val="en-US" w:eastAsia="pt-PT"/>
        </w:rPr>
        <w:t>Apriori</w:t>
      </w:r>
      <w:proofErr w:type="spellEnd"/>
      <w:r w:rsidR="6FEFCB66" w:rsidRPr="7A91E3D0">
        <w:rPr>
          <w:rFonts w:asciiTheme="minorHAnsi" w:eastAsiaTheme="minorEastAsia" w:hAnsiTheme="minorHAnsi" w:cstheme="minorBidi"/>
          <w:i/>
          <w:sz w:val="20"/>
          <w:szCs w:val="20"/>
          <w:lang w:val="en-US" w:eastAsia="pt-PT"/>
        </w:rPr>
        <w:t xml:space="preserve"> </w:t>
      </w:r>
      <w:r w:rsidR="6FEFCB66" w:rsidRPr="3E48A9F6">
        <w:rPr>
          <w:rFonts w:asciiTheme="minorHAnsi" w:eastAsiaTheme="minorEastAsia" w:hAnsiTheme="minorHAnsi" w:cstheme="minorBidi"/>
          <w:sz w:val="20"/>
          <w:szCs w:val="20"/>
          <w:lang w:val="en-US" w:eastAsia="pt-PT"/>
        </w:rPr>
        <w:t>Algorithm</w:t>
      </w:r>
      <w:r w:rsidRPr="3E48A9F6">
        <w:rPr>
          <w:rFonts w:asciiTheme="minorHAnsi" w:eastAsiaTheme="minorEastAsia" w:hAnsiTheme="minorHAnsi" w:cstheme="minorBidi"/>
          <w:sz w:val="20"/>
          <w:szCs w:val="20"/>
          <w:lang w:val="en-US" w:eastAsia="pt-PT"/>
        </w:rPr>
        <w:t xml:space="preserve">, </w:t>
      </w:r>
      <w:r w:rsidR="0022699E" w:rsidRPr="3E48A9F6">
        <w:rPr>
          <w:rFonts w:asciiTheme="minorHAnsi" w:eastAsiaTheme="minorEastAsia" w:hAnsiTheme="minorHAnsi" w:cstheme="minorBidi"/>
          <w:sz w:val="20"/>
          <w:szCs w:val="20"/>
          <w:lang w:val="en-US" w:eastAsia="pt-PT"/>
        </w:rPr>
        <w:t>mostly due to the familiarity of this approach when doing Market Basket Analysis</w:t>
      </w:r>
      <w:r w:rsidR="6FEFCB66" w:rsidRPr="3E48A9F6">
        <w:rPr>
          <w:rFonts w:asciiTheme="minorHAnsi" w:eastAsiaTheme="minorEastAsia" w:hAnsiTheme="minorHAnsi" w:cstheme="minorBidi"/>
          <w:sz w:val="20"/>
          <w:szCs w:val="20"/>
          <w:lang w:val="en-US" w:eastAsia="pt-PT"/>
        </w:rPr>
        <w:t>. This algorithm will help us to better understand the clients</w:t>
      </w:r>
      <w:r w:rsidR="0022699E" w:rsidRPr="3E48A9F6">
        <w:rPr>
          <w:rFonts w:asciiTheme="minorHAnsi" w:eastAsiaTheme="minorEastAsia" w:hAnsiTheme="minorHAnsi" w:cstheme="minorBidi"/>
          <w:sz w:val="20"/>
          <w:szCs w:val="20"/>
          <w:lang w:val="en-US" w:eastAsia="pt-PT"/>
        </w:rPr>
        <w:t>’</w:t>
      </w:r>
      <w:r w:rsidR="6FEFCB66" w:rsidRPr="3E48A9F6">
        <w:rPr>
          <w:rFonts w:asciiTheme="minorHAnsi" w:eastAsiaTheme="minorEastAsia" w:hAnsiTheme="minorHAnsi" w:cstheme="minorBidi"/>
          <w:sz w:val="20"/>
          <w:szCs w:val="20"/>
          <w:lang w:val="en-US" w:eastAsia="pt-PT"/>
        </w:rPr>
        <w:t xml:space="preserve"> patterns and association between products. </w:t>
      </w:r>
      <w:r w:rsidR="0022699E" w:rsidRPr="3E48A9F6">
        <w:rPr>
          <w:rFonts w:asciiTheme="minorHAnsi" w:eastAsiaTheme="minorEastAsia" w:hAnsiTheme="minorHAnsi" w:cstheme="minorBidi"/>
          <w:sz w:val="20"/>
          <w:szCs w:val="20"/>
          <w:lang w:val="en-US" w:eastAsia="pt-PT"/>
        </w:rPr>
        <w:t>Besides that</w:t>
      </w:r>
      <w:r w:rsidR="008479F4" w:rsidRPr="3E48A9F6">
        <w:rPr>
          <w:rFonts w:asciiTheme="minorHAnsi" w:eastAsiaTheme="minorEastAsia" w:hAnsiTheme="minorHAnsi" w:cstheme="minorBidi"/>
          <w:sz w:val="20"/>
          <w:szCs w:val="20"/>
          <w:lang w:val="en-US" w:eastAsia="pt-PT"/>
        </w:rPr>
        <w:t>,</w:t>
      </w:r>
      <w:r w:rsidR="0022699E" w:rsidRPr="3E48A9F6">
        <w:rPr>
          <w:rFonts w:asciiTheme="minorHAnsi" w:eastAsiaTheme="minorEastAsia" w:hAnsiTheme="minorHAnsi" w:cstheme="minorBidi"/>
          <w:sz w:val="20"/>
          <w:szCs w:val="20"/>
          <w:lang w:val="en-US" w:eastAsia="pt-PT"/>
        </w:rPr>
        <w:t xml:space="preserve"> we will reassess the algorithm with a benchmark algorithm</w:t>
      </w:r>
      <w:r w:rsidR="003F17C9" w:rsidRPr="3E48A9F6">
        <w:rPr>
          <w:rFonts w:asciiTheme="minorHAnsi" w:eastAsiaTheme="minorEastAsia" w:hAnsiTheme="minorHAnsi" w:cstheme="minorBidi"/>
          <w:sz w:val="20"/>
          <w:szCs w:val="20"/>
          <w:lang w:val="en-US" w:eastAsia="pt-PT"/>
        </w:rPr>
        <w:t xml:space="preserve">, in order to evaluate different possibilities </w:t>
      </w:r>
      <w:r w:rsidR="008479F4" w:rsidRPr="3E48A9F6">
        <w:rPr>
          <w:rFonts w:asciiTheme="minorHAnsi" w:eastAsiaTheme="minorEastAsia" w:hAnsiTheme="minorHAnsi" w:cstheme="minorBidi"/>
          <w:sz w:val="20"/>
          <w:szCs w:val="20"/>
          <w:lang w:val="en-US" w:eastAsia="pt-PT"/>
        </w:rPr>
        <w:t>for maintenance phase.</w:t>
      </w:r>
      <w:r w:rsidR="6FEFCB66" w:rsidRPr="3E48A9F6">
        <w:rPr>
          <w:rFonts w:asciiTheme="minorHAnsi" w:eastAsiaTheme="minorEastAsia" w:hAnsiTheme="minorHAnsi" w:cstheme="minorBidi"/>
          <w:sz w:val="20"/>
          <w:szCs w:val="20"/>
          <w:lang w:val="en-US" w:eastAsia="pt-PT"/>
        </w:rPr>
        <w:t xml:space="preserve">  </w:t>
      </w:r>
    </w:p>
    <w:p w14:paraId="57B4C36E" w14:textId="29A21CC0" w:rsidR="00B45C08" w:rsidRPr="00B1091D" w:rsidRDefault="6FEFCB66" w:rsidP="00B1091D">
      <w:pPr>
        <w:jc w:val="both"/>
        <w:rPr>
          <w:rFonts w:asciiTheme="minorHAnsi" w:eastAsiaTheme="minorEastAsia" w:hAnsiTheme="minorHAnsi" w:cstheme="minorBidi"/>
          <w:sz w:val="20"/>
          <w:szCs w:val="20"/>
          <w:lang w:val="en-US" w:eastAsia="pt-PT"/>
        </w:rPr>
      </w:pPr>
      <w:r w:rsidRPr="3E48A9F6">
        <w:rPr>
          <w:rFonts w:asciiTheme="minorHAnsi" w:eastAsiaTheme="minorEastAsia" w:hAnsiTheme="minorHAnsi" w:cstheme="minorBidi"/>
          <w:sz w:val="20"/>
          <w:szCs w:val="20"/>
          <w:lang w:val="en-US" w:eastAsia="pt-PT"/>
        </w:rPr>
        <w:t xml:space="preserve">We will first find the more frequent item-sets with a certain level of support, </w:t>
      </w:r>
      <w:r w:rsidR="008479F4" w:rsidRPr="3E48A9F6">
        <w:rPr>
          <w:rFonts w:asciiTheme="minorHAnsi" w:eastAsiaTheme="minorEastAsia" w:hAnsiTheme="minorHAnsi" w:cstheme="minorBidi"/>
          <w:sz w:val="20"/>
          <w:szCs w:val="20"/>
          <w:lang w:val="en-US" w:eastAsia="pt-PT"/>
        </w:rPr>
        <w:t>we chose 2%</w:t>
      </w:r>
      <w:r w:rsidRPr="3E48A9F6">
        <w:rPr>
          <w:rFonts w:asciiTheme="minorHAnsi" w:eastAsiaTheme="minorEastAsia" w:hAnsiTheme="minorHAnsi" w:cstheme="minorBidi"/>
          <w:sz w:val="20"/>
          <w:szCs w:val="20"/>
          <w:lang w:val="en-US" w:eastAsia="pt-PT"/>
        </w:rPr>
        <w:t xml:space="preserve">, and also some associations </w:t>
      </w:r>
      <w:del w:id="38" w:author="Pedro Sancho Vivas de Castro" w:date="2021-04-19T23:33:00Z">
        <w:r w:rsidRPr="3E48A9F6">
          <w:rPr>
            <w:rFonts w:asciiTheme="minorHAnsi" w:eastAsiaTheme="minorEastAsia" w:hAnsiTheme="minorHAnsi" w:cstheme="minorBidi"/>
            <w:sz w:val="20"/>
            <w:szCs w:val="20"/>
            <w:lang w:val="en-US" w:eastAsia="pt-PT"/>
          </w:rPr>
          <w:delText>and correlations between them.</w:delText>
        </w:r>
      </w:del>
      <w:ins w:id="39" w:author="Pedro Sancho Vivas de Castro" w:date="2021-04-19T23:33:00Z">
        <w:r w:rsidR="00674341">
          <w:rPr>
            <w:rFonts w:asciiTheme="minorHAnsi" w:eastAsiaTheme="minorEastAsia" w:hAnsiTheme="minorHAnsi" w:cstheme="minorBidi"/>
            <w:sz w:val="20"/>
            <w:szCs w:val="20"/>
            <w:lang w:val="en-US" w:eastAsia="pt-PT"/>
          </w:rPr>
          <w:t xml:space="preserve">rules using different measures, like </w:t>
        </w:r>
        <w:r w:rsidR="00F8290D">
          <w:rPr>
            <w:rFonts w:asciiTheme="minorHAnsi" w:eastAsiaTheme="minorEastAsia" w:hAnsiTheme="minorHAnsi" w:cstheme="minorBidi"/>
            <w:sz w:val="20"/>
            <w:szCs w:val="20"/>
            <w:lang w:val="en-US" w:eastAsia="pt-PT"/>
          </w:rPr>
          <w:t>Confidence, Lift</w:t>
        </w:r>
        <w:r w:rsidR="00304E93">
          <w:rPr>
            <w:rFonts w:asciiTheme="minorHAnsi" w:eastAsiaTheme="minorEastAsia" w:hAnsiTheme="minorHAnsi" w:cstheme="minorBidi"/>
            <w:sz w:val="20"/>
            <w:szCs w:val="20"/>
            <w:lang w:val="en-US" w:eastAsia="pt-PT"/>
          </w:rPr>
          <w:t xml:space="preserve"> and Conviction.</w:t>
        </w:r>
      </w:ins>
      <w:del w:id="40" w:author="Pedro Sancho Vivas de Castro" w:date="2021-04-19T23:34:00Z">
        <w:r w:rsidRPr="3E48A9F6">
          <w:rPr>
            <w:rFonts w:asciiTheme="minorHAnsi" w:eastAsiaTheme="minorEastAsia" w:hAnsiTheme="minorHAnsi" w:cstheme="minorBidi"/>
            <w:sz w:val="20"/>
            <w:szCs w:val="20"/>
            <w:lang w:val="en-US" w:eastAsia="pt-PT"/>
          </w:rPr>
          <w:delText xml:space="preserve"> Then we will create association rules from those frequent item-sets, based on those levels of Support and Confidence.</w:delText>
        </w:r>
      </w:del>
    </w:p>
    <w:p w14:paraId="34D1FCB6" w14:textId="3B9B2632" w:rsidR="00F45BFC" w:rsidRPr="00B1091D" w:rsidRDefault="6FEFCB66" w:rsidP="00B1091D">
      <w:pPr>
        <w:jc w:val="both"/>
        <w:rPr>
          <w:rFonts w:asciiTheme="minorHAnsi" w:eastAsiaTheme="minorEastAsia" w:hAnsiTheme="minorHAnsi" w:cstheme="minorBidi"/>
          <w:sz w:val="20"/>
          <w:szCs w:val="20"/>
          <w:lang w:val="en-US" w:eastAsia="pt-PT"/>
        </w:rPr>
      </w:pPr>
      <w:r w:rsidRPr="3E48A9F6">
        <w:rPr>
          <w:rFonts w:asciiTheme="minorHAnsi" w:eastAsiaTheme="minorEastAsia" w:hAnsiTheme="minorHAnsi" w:cstheme="minorBidi"/>
          <w:sz w:val="20"/>
          <w:szCs w:val="20"/>
          <w:lang w:val="en-US" w:eastAsia="pt-PT"/>
        </w:rPr>
        <w:t xml:space="preserve">Also, to </w:t>
      </w:r>
      <w:r w:rsidR="37B38D32" w:rsidRPr="766CB5D9">
        <w:rPr>
          <w:rFonts w:asciiTheme="minorHAnsi" w:eastAsiaTheme="minorEastAsia" w:hAnsiTheme="minorHAnsi" w:cstheme="minorBidi"/>
          <w:sz w:val="20"/>
          <w:szCs w:val="20"/>
          <w:lang w:val="en-US" w:eastAsia="pt-PT"/>
        </w:rPr>
        <w:t>an</w:t>
      </w:r>
      <w:r w:rsidR="3FBF6F25" w:rsidRPr="766CB5D9">
        <w:rPr>
          <w:rFonts w:asciiTheme="minorHAnsi" w:eastAsiaTheme="minorEastAsia" w:hAnsiTheme="minorHAnsi" w:cstheme="minorBidi"/>
          <w:sz w:val="20"/>
          <w:szCs w:val="20"/>
          <w:lang w:val="en-US" w:eastAsia="pt-PT"/>
        </w:rPr>
        <w:t>s</w:t>
      </w:r>
      <w:r w:rsidR="37B38D32" w:rsidRPr="766CB5D9">
        <w:rPr>
          <w:rFonts w:asciiTheme="minorHAnsi" w:eastAsiaTheme="minorEastAsia" w:hAnsiTheme="minorHAnsi" w:cstheme="minorBidi"/>
          <w:sz w:val="20"/>
          <w:szCs w:val="20"/>
          <w:lang w:val="en-US" w:eastAsia="pt-PT"/>
        </w:rPr>
        <w:t>wer</w:t>
      </w:r>
      <w:r w:rsidRPr="3E48A9F6">
        <w:rPr>
          <w:rFonts w:asciiTheme="minorHAnsi" w:eastAsiaTheme="minorEastAsia" w:hAnsiTheme="minorHAnsi" w:cstheme="minorBidi"/>
          <w:sz w:val="20"/>
          <w:szCs w:val="20"/>
          <w:lang w:val="en-US" w:eastAsia="pt-PT"/>
        </w:rPr>
        <w:t xml:space="preserve"> the point regarding the type</w:t>
      </w:r>
      <w:ins w:id="41" w:author="Pedro Sancho Vivas de Castro" w:date="2021-04-19T23:32:00Z">
        <w:r w:rsidR="0095510D">
          <w:rPr>
            <w:rFonts w:asciiTheme="minorHAnsi" w:eastAsiaTheme="minorEastAsia" w:hAnsiTheme="minorHAnsi" w:cstheme="minorBidi"/>
            <w:sz w:val="20"/>
            <w:szCs w:val="20"/>
            <w:lang w:val="en-US" w:eastAsia="pt-PT"/>
          </w:rPr>
          <w:t xml:space="preserve"> of purchasing patterns</w:t>
        </w:r>
        <w:r w:rsidR="00674341">
          <w:rPr>
            <w:rFonts w:asciiTheme="minorHAnsi" w:eastAsiaTheme="minorEastAsia" w:hAnsiTheme="minorHAnsi" w:cstheme="minorBidi"/>
            <w:sz w:val="20"/>
            <w:szCs w:val="20"/>
            <w:lang w:val="en-US" w:eastAsia="pt-PT"/>
          </w:rPr>
          <w:t>,</w:t>
        </w:r>
      </w:ins>
      <w:del w:id="42" w:author="Pedro Sancho Vivas de Castro" w:date="2021-04-19T23:32:00Z">
        <w:r w:rsidRPr="3E48A9F6" w:rsidDel="0095510D">
          <w:rPr>
            <w:rFonts w:asciiTheme="minorHAnsi" w:eastAsiaTheme="minorEastAsia" w:hAnsiTheme="minorHAnsi" w:cstheme="minorBidi"/>
            <w:sz w:val="20"/>
            <w:szCs w:val="20"/>
            <w:lang w:val="en-US" w:eastAsia="pt-PT"/>
          </w:rPr>
          <w:delText>s</w:delText>
        </w:r>
        <w:r w:rsidRPr="3E48A9F6">
          <w:rPr>
            <w:rFonts w:asciiTheme="minorHAnsi" w:eastAsiaTheme="minorEastAsia" w:hAnsiTheme="minorHAnsi" w:cstheme="minorBidi"/>
            <w:sz w:val="20"/>
            <w:szCs w:val="20"/>
            <w:lang w:val="en-US" w:eastAsia="pt-PT"/>
          </w:rPr>
          <w:delText xml:space="preserve"> of customers</w:delText>
        </w:r>
      </w:del>
      <w:r w:rsidRPr="3E48A9F6">
        <w:rPr>
          <w:rFonts w:asciiTheme="minorHAnsi" w:eastAsiaTheme="minorEastAsia" w:hAnsiTheme="minorHAnsi" w:cstheme="minorBidi"/>
          <w:sz w:val="20"/>
          <w:szCs w:val="20"/>
          <w:lang w:val="en-US" w:eastAsia="pt-PT"/>
        </w:rPr>
        <w:t xml:space="preserve"> we have</w:t>
      </w:r>
      <w:r w:rsidR="03C97F46" w:rsidRPr="3E48A9F6">
        <w:rPr>
          <w:rFonts w:asciiTheme="minorHAnsi" w:eastAsiaTheme="minorEastAsia" w:hAnsiTheme="minorHAnsi" w:cstheme="minorBidi"/>
          <w:sz w:val="20"/>
          <w:szCs w:val="20"/>
          <w:lang w:val="en-US" w:eastAsia="pt-PT"/>
        </w:rPr>
        <w:t xml:space="preserve"> we applied the already well-known K-means Clustering </w:t>
      </w:r>
      <w:r w:rsidR="59FC2727" w:rsidRPr="766CB5D9">
        <w:rPr>
          <w:rFonts w:asciiTheme="minorHAnsi" w:eastAsiaTheme="minorEastAsia" w:hAnsiTheme="minorHAnsi" w:cstheme="minorBidi"/>
          <w:sz w:val="20"/>
          <w:szCs w:val="20"/>
          <w:lang w:val="en-US" w:eastAsia="pt-PT"/>
        </w:rPr>
        <w:t>technique</w:t>
      </w:r>
      <w:r w:rsidR="03C97F46" w:rsidRPr="3E48A9F6">
        <w:rPr>
          <w:rFonts w:asciiTheme="minorHAnsi" w:eastAsiaTheme="minorEastAsia" w:hAnsiTheme="minorHAnsi" w:cstheme="minorBidi"/>
          <w:sz w:val="20"/>
          <w:szCs w:val="20"/>
          <w:lang w:val="en-US" w:eastAsia="pt-PT"/>
        </w:rPr>
        <w:t>.</w:t>
      </w:r>
    </w:p>
    <w:p w14:paraId="1C8F9B67" w14:textId="1F0FD9FB" w:rsidR="7C573835" w:rsidRPr="00B1091D" w:rsidRDefault="5A36C67E" w:rsidP="00B1091D">
      <w:pPr>
        <w:jc w:val="both"/>
        <w:rPr>
          <w:rFonts w:asciiTheme="minorHAnsi" w:eastAsiaTheme="minorEastAsia" w:hAnsiTheme="minorHAnsi" w:cstheme="minorBidi"/>
          <w:sz w:val="20"/>
          <w:szCs w:val="20"/>
          <w:lang w:val="en-US" w:eastAsia="pt-PT"/>
        </w:rPr>
      </w:pPr>
      <w:r w:rsidRPr="3E48A9F6">
        <w:rPr>
          <w:rFonts w:asciiTheme="minorHAnsi" w:eastAsiaTheme="minorEastAsia" w:hAnsiTheme="minorHAnsi" w:cstheme="minorBidi"/>
          <w:sz w:val="20"/>
          <w:szCs w:val="20"/>
          <w:lang w:val="en-US" w:eastAsia="pt-PT"/>
        </w:rPr>
        <w:t xml:space="preserve">Finally, it is worth mentioning that we tested the FP Growth Algorithm. This technique is a </w:t>
      </w:r>
      <w:proofErr w:type="gramStart"/>
      <w:r w:rsidRPr="3E48A9F6">
        <w:rPr>
          <w:rFonts w:asciiTheme="minorHAnsi" w:eastAsiaTheme="minorEastAsia" w:hAnsiTheme="minorHAnsi" w:cstheme="minorBidi"/>
          <w:sz w:val="20"/>
          <w:szCs w:val="20"/>
          <w:lang w:val="en-US" w:eastAsia="pt-PT"/>
        </w:rPr>
        <w:t>more straight</w:t>
      </w:r>
      <w:proofErr w:type="gramEnd"/>
      <w:r w:rsidRPr="3E48A9F6">
        <w:rPr>
          <w:rFonts w:asciiTheme="minorHAnsi" w:eastAsiaTheme="minorEastAsia" w:hAnsiTheme="minorHAnsi" w:cstheme="minorBidi"/>
          <w:sz w:val="20"/>
          <w:szCs w:val="20"/>
          <w:lang w:val="en-US" w:eastAsia="pt-PT"/>
        </w:rPr>
        <w:t xml:space="preserve"> forward approach</w:t>
      </w:r>
      <w:r w:rsidR="5B9DFA39" w:rsidRPr="3E48A9F6">
        <w:rPr>
          <w:rFonts w:asciiTheme="minorHAnsi" w:eastAsiaTheme="minorEastAsia" w:hAnsiTheme="minorHAnsi" w:cstheme="minorBidi"/>
          <w:sz w:val="20"/>
          <w:szCs w:val="20"/>
          <w:lang w:val="en-US" w:eastAsia="pt-PT"/>
        </w:rPr>
        <w:t>,</w:t>
      </w:r>
      <w:r w:rsidRPr="3E48A9F6">
        <w:rPr>
          <w:rFonts w:asciiTheme="minorHAnsi" w:eastAsiaTheme="minorEastAsia" w:hAnsiTheme="minorHAnsi" w:cstheme="minorBidi"/>
          <w:sz w:val="20"/>
          <w:szCs w:val="20"/>
          <w:lang w:val="en-US" w:eastAsia="pt-PT"/>
        </w:rPr>
        <w:t xml:space="preserve"> but we did not end up using because the </w:t>
      </w:r>
      <w:r w:rsidR="404A3E1A" w:rsidRPr="3E48A9F6">
        <w:rPr>
          <w:rFonts w:asciiTheme="minorHAnsi" w:eastAsiaTheme="minorEastAsia" w:hAnsiTheme="minorHAnsi" w:cstheme="minorBidi"/>
          <w:sz w:val="20"/>
          <w:szCs w:val="20"/>
          <w:lang w:val="en-US" w:eastAsia="pt-PT"/>
        </w:rPr>
        <w:t>results did not differ enough for it to be worth using.</w:t>
      </w:r>
    </w:p>
    <w:p w14:paraId="5882C2E4" w14:textId="05205873" w:rsidR="00851227" w:rsidRPr="00A9356F" w:rsidRDefault="3DE61251" w:rsidP="007E5798">
      <w:pPr>
        <w:pStyle w:val="Heading2"/>
        <w:numPr>
          <w:ilvl w:val="1"/>
          <w:numId w:val="52"/>
        </w:numPr>
        <w:pPrChange w:id="43" w:author="joao Paulo Guerreiro Aredes Cesar" w:date="2021-04-19T23:40:00Z">
          <w:pPr>
            <w:pStyle w:val="Heading2"/>
          </w:pPr>
        </w:pPrChange>
      </w:pPr>
      <w:r w:rsidRPr="200448FF">
        <w:t xml:space="preserve"> </w:t>
      </w:r>
      <w:bookmarkStart w:id="44" w:name="_Toc69766250"/>
      <w:r w:rsidR="003739F9" w:rsidRPr="00ED1FC4">
        <w:t xml:space="preserve">Data </w:t>
      </w:r>
      <w:r w:rsidR="009E7CC9">
        <w:t>P</w:t>
      </w:r>
      <w:r w:rsidR="003739F9" w:rsidRPr="00ED1FC4">
        <w:t>reparation</w:t>
      </w:r>
      <w:bookmarkEnd w:id="44"/>
    </w:p>
    <w:p w14:paraId="567E547A" w14:textId="54A70312" w:rsidR="00A734C1" w:rsidRPr="00A734C1" w:rsidRDefault="7F3E4E3B" w:rsidP="00A734C1">
      <w:pPr>
        <w:jc w:val="both"/>
        <w:rPr>
          <w:rFonts w:asciiTheme="minorHAnsi" w:eastAsiaTheme="minorEastAsia" w:hAnsiTheme="minorHAnsi" w:cstheme="minorBidi"/>
          <w:sz w:val="20"/>
          <w:szCs w:val="20"/>
          <w:lang w:val="en-US" w:eastAsia="pt-PT"/>
        </w:rPr>
      </w:pPr>
      <w:r w:rsidRPr="6E5239D0">
        <w:rPr>
          <w:rFonts w:asciiTheme="minorHAnsi" w:eastAsiaTheme="minorEastAsia" w:hAnsiTheme="minorHAnsi" w:cstheme="minorBidi"/>
          <w:sz w:val="20"/>
          <w:szCs w:val="20"/>
          <w:lang w:val="en-US" w:eastAsia="pt-PT"/>
        </w:rPr>
        <w:t xml:space="preserve">Our preprocessing steps </w:t>
      </w:r>
      <w:r w:rsidR="3F03BCA7" w:rsidRPr="6E5239D0">
        <w:rPr>
          <w:rFonts w:asciiTheme="minorHAnsi" w:eastAsiaTheme="minorEastAsia" w:hAnsiTheme="minorHAnsi" w:cstheme="minorBidi"/>
          <w:sz w:val="20"/>
          <w:szCs w:val="20"/>
          <w:lang w:val="en-US" w:eastAsia="pt-PT"/>
        </w:rPr>
        <w:t xml:space="preserve">for the </w:t>
      </w:r>
      <w:proofErr w:type="spellStart"/>
      <w:r w:rsidR="3F03BCA7" w:rsidRPr="5CAAF4B7">
        <w:rPr>
          <w:rFonts w:asciiTheme="minorHAnsi" w:eastAsiaTheme="minorEastAsia" w:hAnsiTheme="minorHAnsi" w:cstheme="minorBidi"/>
          <w:i/>
          <w:sz w:val="20"/>
          <w:szCs w:val="20"/>
          <w:lang w:val="en-US" w:eastAsia="pt-PT"/>
        </w:rPr>
        <w:t>Apriori</w:t>
      </w:r>
      <w:proofErr w:type="spellEnd"/>
      <w:r w:rsidR="3F03BCA7" w:rsidRPr="5CAAF4B7">
        <w:rPr>
          <w:rFonts w:asciiTheme="minorHAnsi" w:eastAsiaTheme="minorEastAsia" w:hAnsiTheme="minorHAnsi" w:cstheme="minorBidi"/>
          <w:i/>
          <w:sz w:val="20"/>
          <w:szCs w:val="20"/>
          <w:lang w:val="en-US" w:eastAsia="pt-PT"/>
        </w:rPr>
        <w:t xml:space="preserve"> </w:t>
      </w:r>
      <w:r w:rsidR="3F03BCA7" w:rsidRPr="6E5239D0">
        <w:rPr>
          <w:rFonts w:asciiTheme="minorHAnsi" w:eastAsiaTheme="minorEastAsia" w:hAnsiTheme="minorHAnsi" w:cstheme="minorBidi"/>
          <w:sz w:val="20"/>
          <w:szCs w:val="20"/>
          <w:lang w:val="en-US" w:eastAsia="pt-PT"/>
        </w:rPr>
        <w:t xml:space="preserve">Algorithm </w:t>
      </w:r>
      <w:r w:rsidRPr="6E5239D0">
        <w:rPr>
          <w:rFonts w:asciiTheme="minorHAnsi" w:eastAsiaTheme="minorEastAsia" w:hAnsiTheme="minorHAnsi" w:cstheme="minorBidi"/>
          <w:sz w:val="20"/>
          <w:szCs w:val="20"/>
          <w:lang w:val="en-US" w:eastAsia="pt-PT"/>
        </w:rPr>
        <w:t xml:space="preserve">were pretty much merging the different data sources into certain </w:t>
      </w:r>
      <w:proofErr w:type="spellStart"/>
      <w:r w:rsidRPr="6E5239D0">
        <w:rPr>
          <w:rFonts w:asciiTheme="minorHAnsi" w:eastAsiaTheme="minorEastAsia" w:hAnsiTheme="minorHAnsi" w:cstheme="minorBidi"/>
          <w:sz w:val="20"/>
          <w:szCs w:val="20"/>
          <w:lang w:val="en-US" w:eastAsia="pt-PT"/>
        </w:rPr>
        <w:t>dataframes</w:t>
      </w:r>
      <w:proofErr w:type="spellEnd"/>
      <w:r w:rsidRPr="6E5239D0">
        <w:rPr>
          <w:rFonts w:asciiTheme="minorHAnsi" w:eastAsiaTheme="minorEastAsia" w:hAnsiTheme="minorHAnsi" w:cstheme="minorBidi"/>
          <w:sz w:val="20"/>
          <w:szCs w:val="20"/>
          <w:lang w:val="en-US" w:eastAsia="pt-PT"/>
        </w:rPr>
        <w:t xml:space="preserve"> for the purpose of our analysis</w:t>
      </w:r>
      <w:r w:rsidR="27330409" w:rsidRPr="6E5239D0">
        <w:rPr>
          <w:rFonts w:asciiTheme="minorHAnsi" w:eastAsiaTheme="minorEastAsia" w:hAnsiTheme="minorHAnsi" w:cstheme="minorBidi"/>
          <w:sz w:val="20"/>
          <w:szCs w:val="20"/>
          <w:lang w:val="en-US" w:eastAsia="pt-PT"/>
        </w:rPr>
        <w:t xml:space="preserve">. </w:t>
      </w:r>
    </w:p>
    <w:p w14:paraId="50930960" w14:textId="536B2B30" w:rsidR="459ACC67" w:rsidRDefault="57677ECF" w:rsidP="7AA00ACB">
      <w:pPr>
        <w:jc w:val="both"/>
        <w:rPr>
          <w:rFonts w:asciiTheme="minorHAnsi" w:eastAsiaTheme="minorEastAsia" w:hAnsiTheme="minorHAnsi" w:cstheme="minorBidi"/>
          <w:sz w:val="20"/>
          <w:szCs w:val="20"/>
          <w:lang w:val="en-US" w:eastAsia="pt-PT"/>
        </w:rPr>
      </w:pPr>
      <w:r w:rsidRPr="6E5239D0">
        <w:rPr>
          <w:rFonts w:asciiTheme="minorHAnsi" w:eastAsiaTheme="minorEastAsia" w:hAnsiTheme="minorHAnsi" w:cstheme="minorBidi"/>
          <w:sz w:val="20"/>
          <w:szCs w:val="20"/>
          <w:lang w:val="en-US" w:eastAsia="pt-PT"/>
        </w:rPr>
        <w:t xml:space="preserve">We first merged </w:t>
      </w:r>
      <w:r w:rsidR="3E312BE9" w:rsidRPr="6E5239D0">
        <w:rPr>
          <w:rFonts w:asciiTheme="minorHAnsi" w:eastAsiaTheme="minorEastAsia" w:hAnsiTheme="minorHAnsi" w:cstheme="minorBidi"/>
          <w:sz w:val="20"/>
          <w:szCs w:val="20"/>
          <w:lang w:val="en-US" w:eastAsia="pt-PT"/>
        </w:rPr>
        <w:t xml:space="preserve">into the </w:t>
      </w:r>
      <w:proofErr w:type="spellStart"/>
      <w:r w:rsidR="3E312BE9" w:rsidRPr="6E5239D0">
        <w:rPr>
          <w:rFonts w:asciiTheme="minorHAnsi" w:eastAsiaTheme="minorEastAsia" w:hAnsiTheme="minorHAnsi" w:cstheme="minorBidi"/>
          <w:sz w:val="20"/>
          <w:szCs w:val="20"/>
          <w:lang w:val="en-US" w:eastAsia="pt-PT"/>
        </w:rPr>
        <w:t>dataframe</w:t>
      </w:r>
      <w:proofErr w:type="spellEnd"/>
      <w:r w:rsidR="3E312BE9" w:rsidRPr="6E5239D0">
        <w:rPr>
          <w:rFonts w:asciiTheme="minorHAnsi" w:eastAsiaTheme="minorEastAsia" w:hAnsiTheme="minorHAnsi" w:cstheme="minorBidi"/>
          <w:sz w:val="20"/>
          <w:szCs w:val="20"/>
          <w:lang w:val="en-US" w:eastAsia="pt-PT"/>
        </w:rPr>
        <w:t xml:space="preserve"> “df” </w:t>
      </w:r>
      <w:r w:rsidRPr="6E5239D0">
        <w:rPr>
          <w:rFonts w:asciiTheme="minorHAnsi" w:eastAsiaTheme="minorEastAsia" w:hAnsiTheme="minorHAnsi" w:cstheme="minorBidi"/>
          <w:sz w:val="20"/>
          <w:szCs w:val="20"/>
          <w:lang w:val="en-US" w:eastAsia="pt-PT"/>
        </w:rPr>
        <w:t xml:space="preserve">the variables from the </w:t>
      </w:r>
      <w:r w:rsidR="43FB92BB" w:rsidRPr="6E5239D0">
        <w:rPr>
          <w:rFonts w:asciiTheme="minorHAnsi" w:eastAsiaTheme="minorEastAsia" w:hAnsiTheme="minorHAnsi" w:cstheme="minorBidi"/>
          <w:sz w:val="20"/>
          <w:szCs w:val="20"/>
          <w:lang w:val="en-US" w:eastAsia="pt-PT"/>
        </w:rPr>
        <w:t xml:space="preserve">excel </w:t>
      </w:r>
      <w:r w:rsidR="08CE4693" w:rsidRPr="6E5239D0">
        <w:rPr>
          <w:rFonts w:asciiTheme="minorHAnsi" w:eastAsiaTheme="minorEastAsia" w:hAnsiTheme="minorHAnsi" w:cstheme="minorBidi"/>
          <w:sz w:val="20"/>
          <w:szCs w:val="20"/>
          <w:lang w:val="en-US" w:eastAsia="pt-PT"/>
        </w:rPr>
        <w:t>files</w:t>
      </w:r>
      <w:r w:rsidR="43FB92BB" w:rsidRPr="6E5239D0">
        <w:rPr>
          <w:rFonts w:asciiTheme="minorHAnsi" w:eastAsiaTheme="minorEastAsia" w:hAnsiTheme="minorHAnsi" w:cstheme="minorBidi"/>
          <w:sz w:val="20"/>
          <w:szCs w:val="20"/>
          <w:lang w:val="en-US" w:eastAsia="pt-PT"/>
        </w:rPr>
        <w:t xml:space="preserve"> “</w:t>
      </w:r>
      <w:proofErr w:type="spellStart"/>
      <w:r w:rsidR="43FB92BB" w:rsidRPr="6E5239D0">
        <w:rPr>
          <w:rFonts w:asciiTheme="minorHAnsi" w:eastAsiaTheme="minorEastAsia" w:hAnsiTheme="minorHAnsi" w:cstheme="minorBidi"/>
          <w:sz w:val="20"/>
          <w:szCs w:val="20"/>
          <w:lang w:val="en-US" w:eastAsia="pt-PT"/>
        </w:rPr>
        <w:t>order_</w:t>
      </w:r>
      <w:r w:rsidR="3E790BF2" w:rsidRPr="6E5239D0">
        <w:rPr>
          <w:rFonts w:asciiTheme="minorHAnsi" w:eastAsiaTheme="minorEastAsia" w:hAnsiTheme="minorHAnsi" w:cstheme="minorBidi"/>
          <w:sz w:val="20"/>
          <w:szCs w:val="20"/>
          <w:lang w:val="en-US" w:eastAsia="pt-PT"/>
        </w:rPr>
        <w:t>products</w:t>
      </w:r>
      <w:proofErr w:type="spellEnd"/>
      <w:r w:rsidR="43FB92BB" w:rsidRPr="6E5239D0">
        <w:rPr>
          <w:rFonts w:asciiTheme="minorHAnsi" w:eastAsiaTheme="minorEastAsia" w:hAnsiTheme="minorHAnsi" w:cstheme="minorBidi"/>
          <w:sz w:val="20"/>
          <w:szCs w:val="20"/>
          <w:lang w:val="en-US" w:eastAsia="pt-PT"/>
        </w:rPr>
        <w:t>”</w:t>
      </w:r>
      <w:r w:rsidR="76725FB1" w:rsidRPr="6E5239D0">
        <w:rPr>
          <w:rFonts w:asciiTheme="minorHAnsi" w:eastAsiaTheme="minorEastAsia" w:hAnsiTheme="minorHAnsi" w:cstheme="minorBidi"/>
          <w:sz w:val="20"/>
          <w:szCs w:val="20"/>
          <w:lang w:val="en-US" w:eastAsia="pt-PT"/>
        </w:rPr>
        <w:t xml:space="preserve">, </w:t>
      </w:r>
      <w:r w:rsidR="5AF6AA5F" w:rsidRPr="6E5239D0">
        <w:rPr>
          <w:rFonts w:asciiTheme="minorHAnsi" w:eastAsiaTheme="minorEastAsia" w:hAnsiTheme="minorHAnsi" w:cstheme="minorBidi"/>
          <w:sz w:val="20"/>
          <w:szCs w:val="20"/>
          <w:lang w:val="en-US" w:eastAsia="pt-PT"/>
        </w:rPr>
        <w:t>“</w:t>
      </w:r>
      <w:r w:rsidR="76725FB1" w:rsidRPr="6E5239D0">
        <w:rPr>
          <w:rFonts w:asciiTheme="minorHAnsi" w:eastAsiaTheme="minorEastAsia" w:hAnsiTheme="minorHAnsi" w:cstheme="minorBidi"/>
          <w:sz w:val="20"/>
          <w:szCs w:val="20"/>
          <w:lang w:val="en-US" w:eastAsia="pt-PT"/>
        </w:rPr>
        <w:t>products</w:t>
      </w:r>
      <w:r w:rsidR="0F6F37DD" w:rsidRPr="6E5239D0">
        <w:rPr>
          <w:rFonts w:asciiTheme="minorHAnsi" w:eastAsiaTheme="minorEastAsia" w:hAnsiTheme="minorHAnsi" w:cstheme="minorBidi"/>
          <w:sz w:val="20"/>
          <w:szCs w:val="20"/>
          <w:lang w:val="en-US" w:eastAsia="pt-PT"/>
        </w:rPr>
        <w:t>”</w:t>
      </w:r>
      <w:r w:rsidR="3E790BF2" w:rsidRPr="6E5239D0">
        <w:rPr>
          <w:rFonts w:asciiTheme="minorHAnsi" w:eastAsiaTheme="minorEastAsia" w:hAnsiTheme="minorHAnsi" w:cstheme="minorBidi"/>
          <w:sz w:val="20"/>
          <w:szCs w:val="20"/>
          <w:lang w:val="en-US" w:eastAsia="pt-PT"/>
        </w:rPr>
        <w:t xml:space="preserve"> and </w:t>
      </w:r>
      <w:r w:rsidR="119EBE95" w:rsidRPr="6E5239D0">
        <w:rPr>
          <w:rFonts w:asciiTheme="minorHAnsi" w:eastAsiaTheme="minorEastAsia" w:hAnsiTheme="minorHAnsi" w:cstheme="minorBidi"/>
          <w:sz w:val="20"/>
          <w:szCs w:val="20"/>
          <w:lang w:val="en-US" w:eastAsia="pt-PT"/>
        </w:rPr>
        <w:t>“</w:t>
      </w:r>
      <w:r w:rsidR="3E790BF2" w:rsidRPr="6E5239D0">
        <w:rPr>
          <w:rFonts w:asciiTheme="minorHAnsi" w:eastAsiaTheme="minorEastAsia" w:hAnsiTheme="minorHAnsi" w:cstheme="minorBidi"/>
          <w:sz w:val="20"/>
          <w:szCs w:val="20"/>
          <w:lang w:val="en-US" w:eastAsia="pt-PT"/>
        </w:rPr>
        <w:t>departments</w:t>
      </w:r>
      <w:r w:rsidR="09525C44" w:rsidRPr="6E5239D0">
        <w:rPr>
          <w:rFonts w:asciiTheme="minorHAnsi" w:eastAsiaTheme="minorEastAsia" w:hAnsiTheme="minorHAnsi" w:cstheme="minorBidi"/>
          <w:sz w:val="20"/>
          <w:szCs w:val="20"/>
          <w:lang w:val="en-US" w:eastAsia="pt-PT"/>
        </w:rPr>
        <w:t>”</w:t>
      </w:r>
      <w:r w:rsidR="76725FB1" w:rsidRPr="6E5239D0">
        <w:rPr>
          <w:rFonts w:asciiTheme="minorHAnsi" w:eastAsiaTheme="minorEastAsia" w:hAnsiTheme="minorHAnsi" w:cstheme="minorBidi"/>
          <w:sz w:val="20"/>
          <w:szCs w:val="20"/>
          <w:lang w:val="en-US" w:eastAsia="pt-PT"/>
        </w:rPr>
        <w:t>,</w:t>
      </w:r>
      <w:r w:rsidR="3E790BF2" w:rsidRPr="6E5239D0">
        <w:rPr>
          <w:rFonts w:asciiTheme="minorHAnsi" w:eastAsiaTheme="minorEastAsia" w:hAnsiTheme="minorHAnsi" w:cstheme="minorBidi"/>
          <w:sz w:val="20"/>
          <w:szCs w:val="20"/>
          <w:lang w:val="en-US" w:eastAsia="pt-PT"/>
        </w:rPr>
        <w:t xml:space="preserve"> dropping the id variables for </w:t>
      </w:r>
      <w:r w:rsidR="5BF8FBEC" w:rsidRPr="6E5239D0">
        <w:rPr>
          <w:rFonts w:asciiTheme="minorHAnsi" w:eastAsiaTheme="minorEastAsia" w:hAnsiTheme="minorHAnsi" w:cstheme="minorBidi"/>
          <w:sz w:val="20"/>
          <w:szCs w:val="20"/>
          <w:lang w:val="en-US" w:eastAsia="pt-PT"/>
        </w:rPr>
        <w:t>the two latest</w:t>
      </w:r>
      <w:r w:rsidR="76725FB1" w:rsidRPr="6E5239D0">
        <w:rPr>
          <w:rFonts w:asciiTheme="minorHAnsi" w:eastAsiaTheme="minorEastAsia" w:hAnsiTheme="minorHAnsi" w:cstheme="minorBidi"/>
          <w:sz w:val="20"/>
          <w:szCs w:val="20"/>
          <w:lang w:val="en-US" w:eastAsia="pt-PT"/>
        </w:rPr>
        <w:t xml:space="preserve"> </w:t>
      </w:r>
      <w:r w:rsidR="70FB7508" w:rsidRPr="6E5239D0">
        <w:rPr>
          <w:rFonts w:asciiTheme="minorHAnsi" w:eastAsiaTheme="minorEastAsia" w:hAnsiTheme="minorHAnsi" w:cstheme="minorBidi"/>
          <w:sz w:val="20"/>
          <w:szCs w:val="20"/>
          <w:lang w:val="en-US" w:eastAsia="pt-PT"/>
        </w:rPr>
        <w:t>files</w:t>
      </w:r>
      <w:r w:rsidR="3E790BF2" w:rsidRPr="6E5239D0">
        <w:rPr>
          <w:rFonts w:asciiTheme="minorHAnsi" w:eastAsiaTheme="minorEastAsia" w:hAnsiTheme="minorHAnsi" w:cstheme="minorBidi"/>
          <w:sz w:val="20"/>
          <w:szCs w:val="20"/>
          <w:lang w:val="en-US" w:eastAsia="pt-PT"/>
        </w:rPr>
        <w:t>.</w:t>
      </w:r>
      <w:r w:rsidR="1C7DBBCF" w:rsidRPr="6E5239D0">
        <w:rPr>
          <w:rFonts w:asciiTheme="minorHAnsi" w:eastAsiaTheme="minorEastAsia" w:hAnsiTheme="minorHAnsi" w:cstheme="minorBidi"/>
          <w:sz w:val="20"/>
          <w:szCs w:val="20"/>
          <w:lang w:val="en-US" w:eastAsia="pt-PT"/>
        </w:rPr>
        <w:t xml:space="preserve"> </w:t>
      </w:r>
      <w:r w:rsidR="31AD86AD" w:rsidRPr="6E5239D0">
        <w:rPr>
          <w:rFonts w:asciiTheme="minorHAnsi" w:eastAsiaTheme="minorEastAsia" w:hAnsiTheme="minorHAnsi" w:cstheme="minorBidi"/>
          <w:sz w:val="20"/>
          <w:szCs w:val="20"/>
          <w:lang w:val="en-US" w:eastAsia="pt-PT"/>
        </w:rPr>
        <w:t xml:space="preserve">Later we </w:t>
      </w:r>
      <w:proofErr w:type="spellStart"/>
      <w:r w:rsidR="1F1FAEEF" w:rsidRPr="6E5239D0">
        <w:rPr>
          <w:rFonts w:asciiTheme="minorHAnsi" w:eastAsiaTheme="minorEastAsia" w:hAnsiTheme="minorHAnsi" w:cstheme="minorBidi"/>
          <w:sz w:val="20"/>
          <w:szCs w:val="20"/>
          <w:lang w:val="en-US" w:eastAsia="pt-PT"/>
        </w:rPr>
        <w:t>we</w:t>
      </w:r>
      <w:proofErr w:type="spellEnd"/>
      <w:r w:rsidR="1F1FAEEF" w:rsidRPr="6E5239D0">
        <w:rPr>
          <w:rFonts w:asciiTheme="minorHAnsi" w:eastAsiaTheme="minorEastAsia" w:hAnsiTheme="minorHAnsi" w:cstheme="minorBidi"/>
          <w:sz w:val="20"/>
          <w:szCs w:val="20"/>
          <w:lang w:val="en-US" w:eastAsia="pt-PT"/>
        </w:rPr>
        <w:t xml:space="preserve"> polished “df” so we could get some information on the orders: the order that product was added to cart, a binary feature that indicated if that </w:t>
      </w:r>
      <w:proofErr w:type="gramStart"/>
      <w:r w:rsidR="1F1FAEEF" w:rsidRPr="6E5239D0">
        <w:rPr>
          <w:rFonts w:asciiTheme="minorHAnsi" w:eastAsiaTheme="minorEastAsia" w:hAnsiTheme="minorHAnsi" w:cstheme="minorBidi"/>
          <w:sz w:val="20"/>
          <w:szCs w:val="20"/>
          <w:lang w:val="en-US" w:eastAsia="pt-PT"/>
        </w:rPr>
        <w:t>was</w:t>
      </w:r>
      <w:proofErr w:type="gramEnd"/>
      <w:r w:rsidR="1F1FAEEF" w:rsidRPr="6E5239D0">
        <w:rPr>
          <w:rFonts w:asciiTheme="minorHAnsi" w:eastAsiaTheme="minorEastAsia" w:hAnsiTheme="minorHAnsi" w:cstheme="minorBidi"/>
          <w:sz w:val="20"/>
          <w:szCs w:val="20"/>
          <w:lang w:val="en-US" w:eastAsia="pt-PT"/>
        </w:rPr>
        <w:t xml:space="preserve"> or was not a reorder the product name and the consequent department.</w:t>
      </w:r>
    </w:p>
    <w:p w14:paraId="6EA33968" w14:textId="27143F3F" w:rsidR="5544BE9B" w:rsidRDefault="5544BE9B" w:rsidP="2BD7723F">
      <w:pPr>
        <w:jc w:val="both"/>
        <w:rPr>
          <w:rFonts w:asciiTheme="minorHAnsi" w:eastAsiaTheme="minorEastAsia" w:hAnsiTheme="minorHAnsi" w:cstheme="minorBidi"/>
          <w:sz w:val="20"/>
          <w:szCs w:val="20"/>
          <w:lang w:val="en-US" w:eastAsia="pt-PT"/>
        </w:rPr>
      </w:pPr>
      <w:r w:rsidRPr="6E5239D0">
        <w:rPr>
          <w:rFonts w:asciiTheme="minorHAnsi" w:eastAsiaTheme="minorEastAsia" w:hAnsiTheme="minorHAnsi" w:cstheme="minorBidi"/>
          <w:sz w:val="20"/>
          <w:szCs w:val="20"/>
          <w:lang w:val="en-US" w:eastAsia="pt-PT"/>
        </w:rPr>
        <w:t>Then</w:t>
      </w:r>
      <w:r w:rsidR="5E936BE9" w:rsidRPr="6E5239D0">
        <w:rPr>
          <w:rFonts w:asciiTheme="minorHAnsi" w:eastAsiaTheme="minorEastAsia" w:hAnsiTheme="minorHAnsi" w:cstheme="minorBidi"/>
          <w:sz w:val="20"/>
          <w:szCs w:val="20"/>
          <w:lang w:val="en-US" w:eastAsia="pt-PT"/>
        </w:rPr>
        <w:t xml:space="preserve">, we created a </w:t>
      </w:r>
      <w:proofErr w:type="spellStart"/>
      <w:r w:rsidR="5E936BE9" w:rsidRPr="6E5239D0">
        <w:rPr>
          <w:rFonts w:asciiTheme="minorHAnsi" w:eastAsiaTheme="minorEastAsia" w:hAnsiTheme="minorHAnsi" w:cstheme="minorBidi"/>
          <w:sz w:val="20"/>
          <w:szCs w:val="20"/>
          <w:lang w:val="en-US" w:eastAsia="pt-PT"/>
        </w:rPr>
        <w:t>dataframe</w:t>
      </w:r>
      <w:proofErr w:type="spellEnd"/>
      <w:r w:rsidR="5E936BE9" w:rsidRPr="6E5239D0">
        <w:rPr>
          <w:rFonts w:asciiTheme="minorHAnsi" w:eastAsiaTheme="minorEastAsia" w:hAnsiTheme="minorHAnsi" w:cstheme="minorBidi"/>
          <w:sz w:val="20"/>
          <w:szCs w:val="20"/>
          <w:lang w:val="en-US" w:eastAsia="pt-PT"/>
        </w:rPr>
        <w:t xml:space="preserve"> only for the product labels</w:t>
      </w:r>
      <w:r w:rsidR="5A8BE2B9" w:rsidRPr="6E5239D0">
        <w:rPr>
          <w:rFonts w:asciiTheme="minorHAnsi" w:eastAsiaTheme="minorEastAsia" w:hAnsiTheme="minorHAnsi" w:cstheme="minorBidi"/>
          <w:sz w:val="20"/>
          <w:szCs w:val="20"/>
          <w:lang w:val="en-US" w:eastAsia="pt-PT"/>
        </w:rPr>
        <w:t xml:space="preserve">, </w:t>
      </w:r>
      <w:r w:rsidR="49D807AD" w:rsidRPr="6E5239D0">
        <w:rPr>
          <w:rFonts w:asciiTheme="minorHAnsi" w:eastAsiaTheme="minorEastAsia" w:hAnsiTheme="minorHAnsi" w:cstheme="minorBidi"/>
          <w:sz w:val="20"/>
          <w:szCs w:val="20"/>
          <w:lang w:val="en-US" w:eastAsia="pt-PT"/>
        </w:rPr>
        <w:t>and finally we merged the variables “order id” and “department” so we could have an idea of what departments were shopped in each order.</w:t>
      </w:r>
    </w:p>
    <w:p w14:paraId="396A0E57" w14:textId="64DFE634" w:rsidR="70C73BC9" w:rsidRDefault="70C73BC9" w:rsidP="5966D7E7">
      <w:pPr>
        <w:jc w:val="both"/>
        <w:rPr>
          <w:rFonts w:asciiTheme="minorHAnsi" w:eastAsiaTheme="minorEastAsia" w:hAnsiTheme="minorHAnsi" w:cstheme="minorBidi"/>
          <w:sz w:val="20"/>
          <w:szCs w:val="20"/>
          <w:lang w:val="en-US" w:eastAsia="pt-PT"/>
        </w:rPr>
      </w:pPr>
      <w:r w:rsidRPr="6E5239D0">
        <w:rPr>
          <w:rFonts w:asciiTheme="minorHAnsi" w:eastAsiaTheme="minorEastAsia" w:hAnsiTheme="minorHAnsi" w:cstheme="minorBidi"/>
          <w:sz w:val="20"/>
          <w:szCs w:val="20"/>
          <w:lang w:val="en-US" w:eastAsia="pt-PT"/>
        </w:rPr>
        <w:t xml:space="preserve">In relation to a </w:t>
      </w:r>
      <w:r w:rsidR="25C42463" w:rsidRPr="6E5239D0">
        <w:rPr>
          <w:rFonts w:asciiTheme="minorHAnsi" w:eastAsiaTheme="minorEastAsia" w:hAnsiTheme="minorHAnsi" w:cstheme="minorBidi"/>
          <w:sz w:val="20"/>
          <w:szCs w:val="20"/>
          <w:lang w:val="en-US" w:eastAsia="pt-PT"/>
        </w:rPr>
        <w:t>K</w:t>
      </w:r>
      <w:r w:rsidRPr="6E5239D0">
        <w:rPr>
          <w:rFonts w:asciiTheme="minorHAnsi" w:eastAsiaTheme="minorEastAsia" w:hAnsiTheme="minorHAnsi" w:cstheme="minorBidi"/>
          <w:sz w:val="20"/>
          <w:szCs w:val="20"/>
          <w:lang w:val="en-US" w:eastAsia="pt-PT"/>
        </w:rPr>
        <w:t>-means Clustering we did</w:t>
      </w:r>
      <w:r w:rsidR="51FFA3FA" w:rsidRPr="6E5239D0">
        <w:rPr>
          <w:rFonts w:asciiTheme="minorHAnsi" w:eastAsiaTheme="minorEastAsia" w:hAnsiTheme="minorHAnsi" w:cstheme="minorBidi"/>
          <w:sz w:val="20"/>
          <w:szCs w:val="20"/>
          <w:lang w:val="en-US" w:eastAsia="pt-PT"/>
        </w:rPr>
        <w:t xml:space="preserve"> some feature engineering, creating the variables “</w:t>
      </w:r>
      <w:proofErr w:type="spellStart"/>
      <w:r w:rsidR="51FFA3FA" w:rsidRPr="6E5239D0">
        <w:rPr>
          <w:rFonts w:asciiTheme="minorHAnsi" w:eastAsiaTheme="minorEastAsia" w:hAnsiTheme="minorHAnsi" w:cstheme="minorBidi"/>
          <w:sz w:val="20"/>
          <w:szCs w:val="20"/>
          <w:lang w:val="en-US" w:eastAsia="pt-PT"/>
        </w:rPr>
        <w:t>number_of_ite</w:t>
      </w:r>
      <w:r w:rsidR="3D3D4CA4" w:rsidRPr="6E5239D0">
        <w:rPr>
          <w:rFonts w:asciiTheme="minorHAnsi" w:eastAsiaTheme="minorEastAsia" w:hAnsiTheme="minorHAnsi" w:cstheme="minorBidi"/>
          <w:sz w:val="20"/>
          <w:szCs w:val="20"/>
          <w:lang w:val="en-US" w:eastAsia="pt-PT"/>
        </w:rPr>
        <w:t>ms</w:t>
      </w:r>
      <w:proofErr w:type="spellEnd"/>
      <w:r w:rsidR="3D3D4CA4" w:rsidRPr="6E5239D0">
        <w:rPr>
          <w:rFonts w:asciiTheme="minorHAnsi" w:eastAsiaTheme="minorEastAsia" w:hAnsiTheme="minorHAnsi" w:cstheme="minorBidi"/>
          <w:sz w:val="20"/>
          <w:szCs w:val="20"/>
          <w:lang w:val="en-US" w:eastAsia="pt-PT"/>
        </w:rPr>
        <w:t>” and “%_</w:t>
      </w:r>
      <w:proofErr w:type="spellStart"/>
      <w:r w:rsidR="3D3D4CA4" w:rsidRPr="6E5239D0">
        <w:rPr>
          <w:rFonts w:asciiTheme="minorHAnsi" w:eastAsiaTheme="minorEastAsia" w:hAnsiTheme="minorHAnsi" w:cstheme="minorBidi"/>
          <w:sz w:val="20"/>
          <w:szCs w:val="20"/>
          <w:lang w:val="en-US" w:eastAsia="pt-PT"/>
        </w:rPr>
        <w:t>of_reordered</w:t>
      </w:r>
      <w:proofErr w:type="spellEnd"/>
      <w:r w:rsidR="3D3D4CA4" w:rsidRPr="6E5239D0">
        <w:rPr>
          <w:rFonts w:asciiTheme="minorHAnsi" w:eastAsiaTheme="minorEastAsia" w:hAnsiTheme="minorHAnsi" w:cstheme="minorBidi"/>
          <w:sz w:val="20"/>
          <w:szCs w:val="20"/>
          <w:lang w:val="en-US" w:eastAsia="pt-PT"/>
        </w:rPr>
        <w:t>” that indicate the number of items</w:t>
      </w:r>
      <w:r w:rsidR="546FC00F" w:rsidRPr="6E5239D0">
        <w:rPr>
          <w:rFonts w:asciiTheme="minorHAnsi" w:eastAsiaTheme="minorEastAsia" w:hAnsiTheme="minorHAnsi" w:cstheme="minorBidi"/>
          <w:sz w:val="20"/>
          <w:szCs w:val="20"/>
          <w:lang w:val="en-US" w:eastAsia="pt-PT"/>
        </w:rPr>
        <w:t xml:space="preserve"> </w:t>
      </w:r>
      <w:r w:rsidR="107794A2" w:rsidRPr="6E5239D0">
        <w:rPr>
          <w:rFonts w:asciiTheme="minorHAnsi" w:eastAsiaTheme="minorEastAsia" w:hAnsiTheme="minorHAnsi" w:cstheme="minorBidi"/>
          <w:sz w:val="20"/>
          <w:szCs w:val="20"/>
          <w:lang w:val="en-US" w:eastAsia="pt-PT"/>
        </w:rPr>
        <w:t>per order</w:t>
      </w:r>
      <w:r w:rsidR="546FC00F" w:rsidRPr="6E5239D0">
        <w:rPr>
          <w:rFonts w:asciiTheme="minorHAnsi" w:eastAsiaTheme="minorEastAsia" w:hAnsiTheme="minorHAnsi" w:cstheme="minorBidi"/>
          <w:sz w:val="20"/>
          <w:szCs w:val="20"/>
          <w:lang w:val="en-US" w:eastAsia="pt-PT"/>
        </w:rPr>
        <w:t xml:space="preserve"> and the percentage of products that were previously bought, respectively.</w:t>
      </w:r>
    </w:p>
    <w:p w14:paraId="60CD13F9" w14:textId="68953BF7" w:rsidR="00851227" w:rsidRPr="00A9356F" w:rsidRDefault="546FC00F" w:rsidP="007E5798">
      <w:pPr>
        <w:pStyle w:val="Heading2"/>
        <w:numPr>
          <w:ilvl w:val="1"/>
          <w:numId w:val="52"/>
        </w:numPr>
        <w:pPrChange w:id="45" w:author="joao Paulo Guerreiro Aredes Cesar" w:date="2021-04-19T23:40:00Z">
          <w:pPr>
            <w:pStyle w:val="Heading2"/>
          </w:pPr>
        </w:pPrChange>
      </w:pPr>
      <w:r w:rsidRPr="200448FF">
        <w:t xml:space="preserve"> </w:t>
      </w:r>
      <w:bookmarkStart w:id="46" w:name="_Toc69766251"/>
      <w:r w:rsidR="7F7EF0A5" w:rsidRPr="6090E3AE">
        <w:t>Model Application</w:t>
      </w:r>
      <w:bookmarkEnd w:id="46"/>
    </w:p>
    <w:p w14:paraId="01DCE0A1" w14:textId="5AFCD4D7" w:rsidR="2B93A2D8" w:rsidRPr="004F506E" w:rsidRDefault="4CF3D57E" w:rsidP="6A81F97B">
      <w:pPr>
        <w:jc w:val="both"/>
        <w:rPr>
          <w:rFonts w:asciiTheme="minorHAnsi" w:eastAsiaTheme="minorEastAsia" w:hAnsiTheme="minorHAnsi" w:cstheme="minorBidi"/>
          <w:sz w:val="20"/>
          <w:szCs w:val="20"/>
          <w:lang w:val="en-GB" w:eastAsia="pt-PT"/>
        </w:rPr>
      </w:pPr>
      <w:r w:rsidRPr="2D17EBDA">
        <w:rPr>
          <w:rFonts w:asciiTheme="minorHAnsi" w:eastAsiaTheme="minorEastAsia" w:hAnsiTheme="minorHAnsi" w:cstheme="minorBidi"/>
          <w:sz w:val="20"/>
          <w:szCs w:val="20"/>
          <w:lang w:val="en-US" w:eastAsia="pt-PT"/>
        </w:rPr>
        <w:t xml:space="preserve">For our minimum support we decided to go with </w:t>
      </w:r>
      <w:r w:rsidR="005661AC" w:rsidRPr="2D17EBDA">
        <w:rPr>
          <w:rFonts w:asciiTheme="minorHAnsi" w:eastAsiaTheme="minorEastAsia" w:hAnsiTheme="minorHAnsi" w:cstheme="minorBidi"/>
          <w:sz w:val="20"/>
          <w:szCs w:val="20"/>
          <w:lang w:val="en-US" w:eastAsia="pt-PT"/>
        </w:rPr>
        <w:t>2</w:t>
      </w:r>
      <w:r w:rsidRPr="2D17EBDA">
        <w:rPr>
          <w:rFonts w:asciiTheme="minorHAnsi" w:eastAsiaTheme="minorEastAsia" w:hAnsiTheme="minorHAnsi" w:cstheme="minorBidi"/>
          <w:sz w:val="20"/>
          <w:szCs w:val="20"/>
          <w:lang w:val="en-US" w:eastAsia="pt-PT"/>
        </w:rPr>
        <w:t xml:space="preserve">%, after trying with </w:t>
      </w:r>
      <w:r w:rsidR="005661AC" w:rsidRPr="2D17EBDA">
        <w:rPr>
          <w:rFonts w:asciiTheme="minorHAnsi" w:eastAsiaTheme="minorEastAsia" w:hAnsiTheme="minorHAnsi" w:cstheme="minorBidi"/>
          <w:sz w:val="20"/>
          <w:szCs w:val="20"/>
          <w:lang w:val="en-US" w:eastAsia="pt-PT"/>
        </w:rPr>
        <w:t>different levels of support,</w:t>
      </w:r>
      <w:r w:rsidRPr="2D17EBDA">
        <w:rPr>
          <w:rFonts w:asciiTheme="minorHAnsi" w:eastAsiaTheme="minorEastAsia" w:hAnsiTheme="minorHAnsi" w:cstheme="minorBidi"/>
          <w:sz w:val="20"/>
          <w:szCs w:val="20"/>
          <w:lang w:val="en-US" w:eastAsia="pt-PT"/>
        </w:rPr>
        <w:t xml:space="preserve"> and </w:t>
      </w:r>
      <w:r w:rsidR="005661AC" w:rsidRPr="2D17EBDA">
        <w:rPr>
          <w:rFonts w:asciiTheme="minorHAnsi" w:eastAsiaTheme="minorEastAsia" w:hAnsiTheme="minorHAnsi" w:cstheme="minorBidi"/>
          <w:sz w:val="20"/>
          <w:szCs w:val="20"/>
          <w:lang w:val="en-US" w:eastAsia="pt-PT"/>
        </w:rPr>
        <w:t xml:space="preserve">backing our decision with </w:t>
      </w:r>
      <w:r w:rsidR="009532EE" w:rsidRPr="2D17EBDA">
        <w:rPr>
          <w:rFonts w:asciiTheme="minorHAnsi" w:eastAsiaTheme="minorEastAsia" w:hAnsiTheme="minorHAnsi" w:cstheme="minorBidi"/>
          <w:sz w:val="20"/>
          <w:szCs w:val="20"/>
          <w:lang w:val="en-US" w:eastAsia="pt-PT"/>
        </w:rPr>
        <w:t xml:space="preserve">the framework used by </w:t>
      </w:r>
      <w:proofErr w:type="spellStart"/>
      <w:r w:rsidR="004F506E" w:rsidRPr="2D17EBDA">
        <w:rPr>
          <w:rFonts w:asciiTheme="minorHAnsi" w:eastAsiaTheme="minorEastAsia" w:hAnsiTheme="minorHAnsi" w:cstheme="minorBidi"/>
          <w:sz w:val="20"/>
          <w:szCs w:val="20"/>
          <w:lang w:val="en-US" w:eastAsia="pt-PT"/>
        </w:rPr>
        <w:t>Sohaib</w:t>
      </w:r>
      <w:proofErr w:type="spellEnd"/>
      <w:r w:rsidR="004F506E" w:rsidRPr="2D17EBDA">
        <w:rPr>
          <w:rFonts w:asciiTheme="minorHAnsi" w:eastAsiaTheme="minorEastAsia" w:hAnsiTheme="minorHAnsi" w:cstheme="minorBidi"/>
          <w:sz w:val="20"/>
          <w:szCs w:val="20"/>
          <w:lang w:val="en-US" w:eastAsia="pt-PT"/>
        </w:rPr>
        <w:t xml:space="preserve"> Zafar Ansari, oriented by Fernando </w:t>
      </w:r>
      <w:proofErr w:type="spellStart"/>
      <w:r w:rsidR="004F506E" w:rsidRPr="2D17EBDA">
        <w:rPr>
          <w:rFonts w:asciiTheme="minorHAnsi" w:eastAsiaTheme="minorEastAsia" w:hAnsiTheme="minorHAnsi" w:cstheme="minorBidi"/>
          <w:sz w:val="20"/>
          <w:szCs w:val="20"/>
          <w:lang w:val="en-US" w:eastAsia="pt-PT"/>
        </w:rPr>
        <w:t>Bação</w:t>
      </w:r>
      <w:proofErr w:type="spellEnd"/>
      <w:r w:rsidR="004F506E" w:rsidRPr="2D17EBDA">
        <w:rPr>
          <w:rFonts w:asciiTheme="minorHAnsi" w:eastAsiaTheme="minorEastAsia" w:hAnsiTheme="minorHAnsi" w:cstheme="minorBidi"/>
          <w:sz w:val="20"/>
          <w:szCs w:val="20"/>
          <w:lang w:val="en-US" w:eastAsia="pt-PT"/>
        </w:rPr>
        <w:t xml:space="preserve"> on his Dissertation Thesis on Market Basket Analysis </w:t>
      </w:r>
      <w:r w:rsidR="008536D3" w:rsidRPr="2D17EBDA">
        <w:rPr>
          <w:rFonts w:asciiTheme="minorHAnsi" w:eastAsiaTheme="minorEastAsia" w:hAnsiTheme="minorHAnsi" w:cstheme="minorBidi"/>
          <w:sz w:val="20"/>
          <w:szCs w:val="20"/>
          <w:lang w:val="en-US" w:eastAsia="pt-PT"/>
        </w:rPr>
        <w:t>(support was 1%).</w:t>
      </w:r>
    </w:p>
    <w:p w14:paraId="3B96D920" w14:textId="4B2337E0" w:rsidR="00FE34AB" w:rsidRPr="00FE34AB" w:rsidRDefault="008536D3" w:rsidP="00FE34AB">
      <w:pPr>
        <w:jc w:val="both"/>
        <w:rPr>
          <w:rFonts w:asciiTheme="minorHAnsi" w:eastAsiaTheme="minorEastAsia" w:hAnsiTheme="minorHAnsi" w:cstheme="minorBidi"/>
          <w:sz w:val="20"/>
          <w:szCs w:val="20"/>
          <w:lang w:val="en-US" w:eastAsia="pt-PT"/>
        </w:rPr>
      </w:pPr>
      <w:r w:rsidRPr="2D17EBDA">
        <w:rPr>
          <w:rFonts w:asciiTheme="minorHAnsi" w:eastAsiaTheme="minorEastAsia" w:hAnsiTheme="minorHAnsi" w:cstheme="minorBidi"/>
          <w:sz w:val="20"/>
          <w:szCs w:val="20"/>
          <w:lang w:val="en-GB" w:eastAsia="pt-PT"/>
        </w:rPr>
        <w:t xml:space="preserve">Through using association rules library and the output of </w:t>
      </w:r>
      <w:r w:rsidR="2B93A2D8" w:rsidRPr="2D17EBDA">
        <w:rPr>
          <w:rFonts w:asciiTheme="minorHAnsi" w:eastAsiaTheme="minorEastAsia" w:hAnsiTheme="minorHAnsi" w:cstheme="minorBidi"/>
          <w:sz w:val="20"/>
          <w:szCs w:val="20"/>
          <w:lang w:val="en-GB" w:eastAsia="pt-PT"/>
        </w:rPr>
        <w:t xml:space="preserve">the </w:t>
      </w:r>
      <w:r w:rsidR="34BD66E2" w:rsidRPr="000AEB97">
        <w:rPr>
          <w:rFonts w:asciiTheme="minorHAnsi" w:eastAsiaTheme="minorEastAsia" w:hAnsiTheme="minorHAnsi" w:cstheme="minorBidi"/>
          <w:sz w:val="20"/>
          <w:szCs w:val="20"/>
          <w:lang w:val="en-GB" w:eastAsia="pt-PT"/>
        </w:rPr>
        <w:t>item</w:t>
      </w:r>
      <w:r w:rsidR="71B7936B" w:rsidRPr="000AEB97">
        <w:rPr>
          <w:rFonts w:asciiTheme="minorHAnsi" w:eastAsiaTheme="minorEastAsia" w:hAnsiTheme="minorHAnsi" w:cstheme="minorBidi"/>
          <w:sz w:val="20"/>
          <w:szCs w:val="20"/>
          <w:lang w:val="en-GB" w:eastAsia="pt-PT"/>
        </w:rPr>
        <w:t>-</w:t>
      </w:r>
      <w:r w:rsidR="34BD66E2" w:rsidRPr="000AEB97">
        <w:rPr>
          <w:rFonts w:asciiTheme="minorHAnsi" w:eastAsiaTheme="minorEastAsia" w:hAnsiTheme="minorHAnsi" w:cstheme="minorBidi"/>
          <w:sz w:val="20"/>
          <w:szCs w:val="20"/>
          <w:lang w:val="en-GB" w:eastAsia="pt-PT"/>
        </w:rPr>
        <w:t>sets</w:t>
      </w:r>
      <w:r w:rsidR="2B93A2D8" w:rsidRPr="2D17EBDA">
        <w:rPr>
          <w:rFonts w:asciiTheme="minorHAnsi" w:eastAsiaTheme="minorEastAsia" w:hAnsiTheme="minorHAnsi" w:cstheme="minorBidi"/>
          <w:sz w:val="20"/>
          <w:szCs w:val="20"/>
          <w:lang w:val="en-GB" w:eastAsia="pt-PT"/>
        </w:rPr>
        <w:t xml:space="preserve"> </w:t>
      </w:r>
      <w:r w:rsidRPr="2D17EBDA">
        <w:rPr>
          <w:rFonts w:asciiTheme="minorHAnsi" w:eastAsiaTheme="minorEastAsia" w:hAnsiTheme="minorHAnsi" w:cstheme="minorBidi"/>
          <w:sz w:val="20"/>
          <w:szCs w:val="20"/>
          <w:lang w:val="en-GB" w:eastAsia="pt-PT"/>
        </w:rPr>
        <w:t>from</w:t>
      </w:r>
      <w:r w:rsidR="6F5F0484" w:rsidRPr="2D17EBDA">
        <w:rPr>
          <w:rFonts w:asciiTheme="minorHAnsi" w:eastAsiaTheme="minorEastAsia" w:hAnsiTheme="minorHAnsi" w:cstheme="minorBidi"/>
          <w:sz w:val="20"/>
          <w:szCs w:val="20"/>
          <w:lang w:val="en-GB" w:eastAsia="pt-PT"/>
        </w:rPr>
        <w:t xml:space="preserve"> the </w:t>
      </w:r>
      <w:proofErr w:type="spellStart"/>
      <w:r w:rsidRPr="2D17EBDA">
        <w:rPr>
          <w:rFonts w:asciiTheme="minorHAnsi" w:eastAsiaTheme="minorEastAsia" w:hAnsiTheme="minorHAnsi" w:cstheme="minorBidi"/>
          <w:i/>
          <w:sz w:val="20"/>
          <w:szCs w:val="20"/>
          <w:lang w:val="en-GB" w:eastAsia="pt-PT"/>
        </w:rPr>
        <w:t>Apriori</w:t>
      </w:r>
      <w:proofErr w:type="spellEnd"/>
      <w:r w:rsidRPr="2D17EBDA">
        <w:rPr>
          <w:rFonts w:asciiTheme="minorHAnsi" w:eastAsiaTheme="minorEastAsia" w:hAnsiTheme="minorHAnsi" w:cstheme="minorBidi"/>
          <w:i/>
          <w:sz w:val="20"/>
          <w:szCs w:val="20"/>
          <w:lang w:val="en-GB" w:eastAsia="pt-PT"/>
        </w:rPr>
        <w:t xml:space="preserve"> Algorithm</w:t>
      </w:r>
      <w:r w:rsidR="6F5F0484" w:rsidRPr="2D17EBDA">
        <w:rPr>
          <w:rFonts w:asciiTheme="minorHAnsi" w:eastAsiaTheme="minorEastAsia" w:hAnsiTheme="minorHAnsi" w:cstheme="minorBidi"/>
          <w:sz w:val="20"/>
          <w:szCs w:val="20"/>
          <w:lang w:val="en-US" w:eastAsia="pt-PT"/>
        </w:rPr>
        <w:t xml:space="preserve">, </w:t>
      </w:r>
      <w:r w:rsidR="3715BAD4" w:rsidRPr="2D17EBDA">
        <w:rPr>
          <w:rFonts w:asciiTheme="minorHAnsi" w:eastAsiaTheme="minorEastAsia" w:hAnsiTheme="minorHAnsi" w:cstheme="minorBidi"/>
          <w:sz w:val="20"/>
          <w:szCs w:val="20"/>
          <w:lang w:val="en-US" w:eastAsia="pt-PT"/>
        </w:rPr>
        <w:t xml:space="preserve">with lists of </w:t>
      </w:r>
      <w:proofErr w:type="gramStart"/>
      <w:r w:rsidR="3715BAD4" w:rsidRPr="2D17EBDA">
        <w:rPr>
          <w:rFonts w:asciiTheme="minorHAnsi" w:eastAsiaTheme="minorEastAsia" w:hAnsiTheme="minorHAnsi" w:cstheme="minorBidi"/>
          <w:sz w:val="20"/>
          <w:szCs w:val="20"/>
          <w:lang w:val="en-US" w:eastAsia="pt-PT"/>
        </w:rPr>
        <w:t>antecedents</w:t>
      </w:r>
      <w:proofErr w:type="gramEnd"/>
      <w:r w:rsidR="3715BAD4" w:rsidRPr="2D17EBDA">
        <w:rPr>
          <w:rFonts w:asciiTheme="minorHAnsi" w:eastAsiaTheme="minorEastAsia" w:hAnsiTheme="minorHAnsi" w:cstheme="minorBidi"/>
          <w:sz w:val="20"/>
          <w:szCs w:val="20"/>
          <w:lang w:val="en-US" w:eastAsia="pt-PT"/>
        </w:rPr>
        <w:t xml:space="preserve"> </w:t>
      </w:r>
      <w:r w:rsidR="14B3BB8E" w:rsidRPr="000AEB97">
        <w:rPr>
          <w:rFonts w:asciiTheme="minorHAnsi" w:eastAsiaTheme="minorEastAsia" w:hAnsiTheme="minorHAnsi" w:cstheme="minorBidi"/>
          <w:sz w:val="20"/>
          <w:szCs w:val="20"/>
          <w:lang w:val="en-US" w:eastAsia="pt-PT"/>
        </w:rPr>
        <w:t>item</w:t>
      </w:r>
      <w:r w:rsidR="2B9A8935" w:rsidRPr="000AEB97">
        <w:rPr>
          <w:rFonts w:asciiTheme="minorHAnsi" w:eastAsiaTheme="minorEastAsia" w:hAnsiTheme="minorHAnsi" w:cstheme="minorBidi"/>
          <w:sz w:val="20"/>
          <w:szCs w:val="20"/>
          <w:lang w:val="en-US" w:eastAsia="pt-PT"/>
        </w:rPr>
        <w:t>-</w:t>
      </w:r>
      <w:r w:rsidR="14B3BB8E" w:rsidRPr="000AEB97">
        <w:rPr>
          <w:rFonts w:asciiTheme="minorHAnsi" w:eastAsiaTheme="minorEastAsia" w:hAnsiTheme="minorHAnsi" w:cstheme="minorBidi"/>
          <w:sz w:val="20"/>
          <w:szCs w:val="20"/>
          <w:lang w:val="en-US" w:eastAsia="pt-PT"/>
        </w:rPr>
        <w:t>sets</w:t>
      </w:r>
      <w:r w:rsidR="3715BAD4" w:rsidRPr="2D17EBDA">
        <w:rPr>
          <w:rFonts w:asciiTheme="minorHAnsi" w:eastAsiaTheme="minorEastAsia" w:hAnsiTheme="minorHAnsi" w:cstheme="minorBidi"/>
          <w:sz w:val="20"/>
          <w:szCs w:val="20"/>
          <w:lang w:val="en-US" w:eastAsia="pt-PT"/>
        </w:rPr>
        <w:t xml:space="preserve"> and consequent </w:t>
      </w:r>
      <w:r w:rsidR="14B3BB8E" w:rsidRPr="30A559BB">
        <w:rPr>
          <w:rFonts w:asciiTheme="minorHAnsi" w:eastAsiaTheme="minorEastAsia" w:hAnsiTheme="minorHAnsi" w:cstheme="minorBidi"/>
          <w:sz w:val="20"/>
          <w:szCs w:val="20"/>
          <w:lang w:val="en-US" w:eastAsia="pt-PT"/>
        </w:rPr>
        <w:t>item</w:t>
      </w:r>
      <w:r w:rsidR="5F8AD76D" w:rsidRPr="30A559BB">
        <w:rPr>
          <w:rFonts w:asciiTheme="minorHAnsi" w:eastAsiaTheme="minorEastAsia" w:hAnsiTheme="minorHAnsi" w:cstheme="minorBidi"/>
          <w:sz w:val="20"/>
          <w:szCs w:val="20"/>
          <w:lang w:val="en-US" w:eastAsia="pt-PT"/>
        </w:rPr>
        <w:t>-</w:t>
      </w:r>
      <w:r w:rsidR="14B3BB8E" w:rsidRPr="30A559BB">
        <w:rPr>
          <w:rFonts w:asciiTheme="minorHAnsi" w:eastAsiaTheme="minorEastAsia" w:hAnsiTheme="minorHAnsi" w:cstheme="minorBidi"/>
          <w:sz w:val="20"/>
          <w:szCs w:val="20"/>
          <w:lang w:val="en-US" w:eastAsia="pt-PT"/>
        </w:rPr>
        <w:t>sets</w:t>
      </w:r>
      <w:r w:rsidR="3715BAD4" w:rsidRPr="2D17EBDA">
        <w:rPr>
          <w:rFonts w:asciiTheme="minorHAnsi" w:eastAsiaTheme="minorEastAsia" w:hAnsiTheme="minorHAnsi" w:cstheme="minorBidi"/>
          <w:sz w:val="20"/>
          <w:szCs w:val="20"/>
          <w:lang w:val="en-US" w:eastAsia="pt-PT"/>
        </w:rPr>
        <w:t xml:space="preserve"> for those groups, </w:t>
      </w:r>
      <w:r w:rsidR="5B8E4BA0" w:rsidRPr="2D17EBDA">
        <w:rPr>
          <w:rFonts w:asciiTheme="minorHAnsi" w:eastAsiaTheme="minorEastAsia" w:hAnsiTheme="minorHAnsi" w:cstheme="minorBidi"/>
          <w:sz w:val="20"/>
          <w:szCs w:val="20"/>
          <w:lang w:val="en-US" w:eastAsia="pt-PT"/>
        </w:rPr>
        <w:t>applying the algorithm to get</w:t>
      </w:r>
      <w:r w:rsidR="3715BAD4" w:rsidRPr="2D17EBDA">
        <w:rPr>
          <w:rFonts w:asciiTheme="minorHAnsi" w:eastAsiaTheme="minorEastAsia" w:hAnsiTheme="minorHAnsi" w:cstheme="minorBidi"/>
          <w:sz w:val="20"/>
          <w:szCs w:val="20"/>
          <w:lang w:val="en-US" w:eastAsia="pt-PT"/>
        </w:rPr>
        <w:t xml:space="preserve"> information on the support of </w:t>
      </w:r>
      <w:r w:rsidR="614B61E4" w:rsidRPr="2D17EBDA">
        <w:rPr>
          <w:rFonts w:asciiTheme="minorHAnsi" w:eastAsiaTheme="minorEastAsia" w:hAnsiTheme="minorHAnsi" w:cstheme="minorBidi"/>
          <w:sz w:val="20"/>
          <w:szCs w:val="20"/>
          <w:lang w:val="en-US" w:eastAsia="pt-PT"/>
        </w:rPr>
        <w:t>both the antecedents and consequents alone and</w:t>
      </w:r>
      <w:r w:rsidR="3715BAD4" w:rsidRPr="2D17EBDA">
        <w:rPr>
          <w:rFonts w:asciiTheme="minorHAnsi" w:eastAsiaTheme="minorEastAsia" w:hAnsiTheme="minorHAnsi" w:cstheme="minorBidi"/>
          <w:sz w:val="20"/>
          <w:szCs w:val="20"/>
          <w:lang w:val="en-US" w:eastAsia="pt-PT"/>
        </w:rPr>
        <w:t xml:space="preserve"> </w:t>
      </w:r>
      <w:r w:rsidR="614B61E4" w:rsidRPr="2D17EBDA">
        <w:rPr>
          <w:rFonts w:asciiTheme="minorHAnsi" w:eastAsiaTheme="minorEastAsia" w:hAnsiTheme="minorHAnsi" w:cstheme="minorBidi"/>
          <w:sz w:val="20"/>
          <w:szCs w:val="20"/>
          <w:lang w:val="en-US" w:eastAsia="pt-PT"/>
        </w:rPr>
        <w:t xml:space="preserve">of them together, as well as support, confidence, </w:t>
      </w:r>
      <w:r w:rsidR="484E4823" w:rsidRPr="2D17EBDA">
        <w:rPr>
          <w:rFonts w:asciiTheme="minorHAnsi" w:eastAsiaTheme="minorEastAsia" w:hAnsiTheme="minorHAnsi" w:cstheme="minorBidi"/>
          <w:sz w:val="20"/>
          <w:szCs w:val="20"/>
          <w:lang w:val="en-US" w:eastAsia="pt-PT"/>
        </w:rPr>
        <w:t xml:space="preserve">lift, leverage, conviction and the number of </w:t>
      </w:r>
      <w:r w:rsidR="0DEB015E" w:rsidRPr="30A559BB">
        <w:rPr>
          <w:rFonts w:asciiTheme="minorHAnsi" w:eastAsiaTheme="minorEastAsia" w:hAnsiTheme="minorHAnsi" w:cstheme="minorBidi"/>
          <w:sz w:val="20"/>
          <w:szCs w:val="20"/>
          <w:lang w:val="en-US" w:eastAsia="pt-PT"/>
        </w:rPr>
        <w:t>item</w:t>
      </w:r>
      <w:r w:rsidR="0C57C128" w:rsidRPr="30A559BB">
        <w:rPr>
          <w:rFonts w:asciiTheme="minorHAnsi" w:eastAsiaTheme="minorEastAsia" w:hAnsiTheme="minorHAnsi" w:cstheme="minorBidi"/>
          <w:sz w:val="20"/>
          <w:szCs w:val="20"/>
          <w:lang w:val="en-US" w:eastAsia="pt-PT"/>
        </w:rPr>
        <w:t>-</w:t>
      </w:r>
      <w:r w:rsidR="0DEB015E" w:rsidRPr="30A559BB">
        <w:rPr>
          <w:rFonts w:asciiTheme="minorHAnsi" w:eastAsiaTheme="minorEastAsia" w:hAnsiTheme="minorHAnsi" w:cstheme="minorBidi"/>
          <w:sz w:val="20"/>
          <w:szCs w:val="20"/>
          <w:lang w:val="en-US" w:eastAsia="pt-PT"/>
        </w:rPr>
        <w:t>sets</w:t>
      </w:r>
      <w:r w:rsidR="484E4823" w:rsidRPr="2D17EBDA">
        <w:rPr>
          <w:rFonts w:asciiTheme="minorHAnsi" w:eastAsiaTheme="minorEastAsia" w:hAnsiTheme="minorHAnsi" w:cstheme="minorBidi"/>
          <w:sz w:val="20"/>
          <w:szCs w:val="20"/>
          <w:lang w:val="en-US" w:eastAsia="pt-PT"/>
        </w:rPr>
        <w:t xml:space="preserve"> in both the antecedents and consequents.</w:t>
      </w:r>
    </w:p>
    <w:p w14:paraId="7C7A4046" w14:textId="5191FFDB" w:rsidR="00986AA4" w:rsidRDefault="484E4823" w:rsidP="00986AA4">
      <w:pPr>
        <w:jc w:val="both"/>
      </w:pPr>
      <w:r>
        <w:rPr>
          <w:noProof/>
        </w:rPr>
        <w:drawing>
          <wp:inline distT="0" distB="0" distL="0" distR="0" wp14:anchorId="34BD19B9" wp14:editId="53B8A077">
            <wp:extent cx="5753098" cy="1247775"/>
            <wp:effectExtent l="0" t="0" r="0" b="0"/>
            <wp:docPr id="2136064597" name="Picture 213606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064597"/>
                    <pic:cNvPicPr/>
                  </pic:nvPicPr>
                  <pic:blipFill>
                    <a:blip r:embed="rId25">
                      <a:extLst>
                        <a:ext uri="{28A0092B-C50C-407E-A947-70E740481C1C}">
                          <a14:useLocalDpi xmlns:a14="http://schemas.microsoft.com/office/drawing/2010/main" val="0"/>
                        </a:ext>
                      </a:extLst>
                    </a:blip>
                    <a:stretch>
                      <a:fillRect/>
                    </a:stretch>
                  </pic:blipFill>
                  <pic:spPr>
                    <a:xfrm>
                      <a:off x="0" y="0"/>
                      <a:ext cx="5753098" cy="1247775"/>
                    </a:xfrm>
                    <a:prstGeom prst="rect">
                      <a:avLst/>
                    </a:prstGeom>
                  </pic:spPr>
                </pic:pic>
              </a:graphicData>
            </a:graphic>
          </wp:inline>
        </w:drawing>
      </w:r>
    </w:p>
    <w:p w14:paraId="2C06AED8" w14:textId="5191FFDB" w:rsidR="001106BA" w:rsidRPr="001106BA" w:rsidRDefault="484E4823" w:rsidP="001106BA">
      <w:pPr>
        <w:jc w:val="both"/>
        <w:rPr>
          <w:rFonts w:asciiTheme="minorHAnsi" w:eastAsiaTheme="minorEastAsia" w:hAnsiTheme="minorHAnsi" w:cstheme="minorBidi"/>
          <w:sz w:val="20"/>
          <w:szCs w:val="20"/>
          <w:lang w:val="en-US" w:eastAsia="pt-PT"/>
        </w:rPr>
      </w:pPr>
      <w:r w:rsidRPr="4B60DC68">
        <w:rPr>
          <w:rFonts w:asciiTheme="minorHAnsi" w:eastAsiaTheme="minorEastAsia" w:hAnsiTheme="minorHAnsi" w:cstheme="minorBidi"/>
          <w:sz w:val="20"/>
          <w:szCs w:val="20"/>
          <w:lang w:val="en-US" w:eastAsia="pt-PT"/>
        </w:rPr>
        <w:t xml:space="preserve">With this information we created our association rules for the relationships of the goods and consequent departments. For the substitute products we set a maximum Lift of 1.0 and a maximum conviction of 0.95, while for the substitute departments </w:t>
      </w:r>
      <w:r w:rsidR="33905FE6" w:rsidRPr="4B60DC68">
        <w:rPr>
          <w:rFonts w:asciiTheme="minorHAnsi" w:eastAsiaTheme="minorEastAsia" w:hAnsiTheme="minorHAnsi" w:cstheme="minorBidi"/>
          <w:sz w:val="20"/>
          <w:szCs w:val="20"/>
          <w:lang w:val="en-US" w:eastAsia="pt-PT"/>
        </w:rPr>
        <w:t>we kee</w:t>
      </w:r>
      <w:r w:rsidR="0A617A0E" w:rsidRPr="4B60DC68">
        <w:rPr>
          <w:rFonts w:asciiTheme="minorHAnsi" w:eastAsiaTheme="minorEastAsia" w:hAnsiTheme="minorHAnsi" w:cstheme="minorBidi"/>
          <w:sz w:val="20"/>
          <w:szCs w:val="20"/>
          <w:lang w:val="en-US" w:eastAsia="pt-PT"/>
        </w:rPr>
        <w:t>p</w:t>
      </w:r>
      <w:r w:rsidR="33905FE6" w:rsidRPr="4B60DC68">
        <w:rPr>
          <w:rFonts w:asciiTheme="minorHAnsi" w:eastAsiaTheme="minorEastAsia" w:hAnsiTheme="minorHAnsi" w:cstheme="minorBidi"/>
          <w:sz w:val="20"/>
          <w:szCs w:val="20"/>
          <w:lang w:val="en-US" w:eastAsia="pt-PT"/>
        </w:rPr>
        <w:t xml:space="preserve"> our Lift limit of 1.0 but the conviction could reach a higher value of until 0.99</w:t>
      </w:r>
      <w:r w:rsidR="7F8E99F6" w:rsidRPr="4B60DC68">
        <w:rPr>
          <w:rFonts w:asciiTheme="minorHAnsi" w:eastAsiaTheme="minorEastAsia" w:hAnsiTheme="minorHAnsi" w:cstheme="minorBidi"/>
          <w:sz w:val="20"/>
          <w:szCs w:val="20"/>
          <w:lang w:val="en-US" w:eastAsia="pt-PT"/>
        </w:rPr>
        <w:t>.</w:t>
      </w:r>
    </w:p>
    <w:p w14:paraId="43F0FF7C" w14:textId="04ECF0F4" w:rsidR="6215C4B7" w:rsidRDefault="005E4A45" w:rsidP="25F39D17">
      <w:pPr>
        <w:jc w:val="both"/>
        <w:rPr>
          <w:rFonts w:ascii="Times New Roman" w:eastAsia="Times New Roman" w:hAnsi="Times New Roman"/>
          <w:color w:val="000000" w:themeColor="text1"/>
          <w:lang w:val="en-US"/>
        </w:rPr>
      </w:pPr>
      <w:r>
        <w:rPr>
          <w:rFonts w:ascii="Times New Roman" w:eastAsia="Times New Roman" w:hAnsi="Times New Roman"/>
          <w:color w:val="000000" w:themeColor="text1"/>
          <w:lang w:val="en-US"/>
        </w:rPr>
        <w:t xml:space="preserve">         </w:t>
      </w:r>
      <w:r w:rsidR="6215C4B7">
        <w:rPr>
          <w:noProof/>
        </w:rPr>
        <w:drawing>
          <wp:inline distT="0" distB="0" distL="0" distR="0" wp14:anchorId="4C9886E0" wp14:editId="5C736FB1">
            <wp:extent cx="2570897" cy="1865014"/>
            <wp:effectExtent l="0" t="0" r="1270" b="1905"/>
            <wp:docPr id="340210762" name="Picture 34021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210762"/>
                    <pic:cNvPicPr/>
                  </pic:nvPicPr>
                  <pic:blipFill>
                    <a:blip r:embed="rId26">
                      <a:extLst>
                        <a:ext uri="{28A0092B-C50C-407E-A947-70E740481C1C}">
                          <a14:useLocalDpi xmlns:a14="http://schemas.microsoft.com/office/drawing/2010/main" val="0"/>
                        </a:ext>
                      </a:extLst>
                    </a:blip>
                    <a:stretch>
                      <a:fillRect/>
                    </a:stretch>
                  </pic:blipFill>
                  <pic:spPr>
                    <a:xfrm>
                      <a:off x="0" y="0"/>
                      <a:ext cx="2570897" cy="1865014"/>
                    </a:xfrm>
                    <a:prstGeom prst="rect">
                      <a:avLst/>
                    </a:prstGeom>
                  </pic:spPr>
                </pic:pic>
              </a:graphicData>
            </a:graphic>
          </wp:inline>
        </w:drawing>
      </w:r>
      <w:r w:rsidR="6215C4B7">
        <w:rPr>
          <w:noProof/>
        </w:rPr>
        <w:drawing>
          <wp:inline distT="0" distB="0" distL="0" distR="0" wp14:anchorId="76C05B1B" wp14:editId="2590807E">
            <wp:extent cx="2590625" cy="1874068"/>
            <wp:effectExtent l="0" t="0" r="635" b="0"/>
            <wp:docPr id="657087091" name="Picture 65708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087091"/>
                    <pic:cNvPicPr/>
                  </pic:nvPicPr>
                  <pic:blipFill>
                    <a:blip r:embed="rId27">
                      <a:extLst>
                        <a:ext uri="{28A0092B-C50C-407E-A947-70E740481C1C}">
                          <a14:useLocalDpi xmlns:a14="http://schemas.microsoft.com/office/drawing/2010/main" val="0"/>
                        </a:ext>
                      </a:extLst>
                    </a:blip>
                    <a:stretch>
                      <a:fillRect/>
                    </a:stretch>
                  </pic:blipFill>
                  <pic:spPr>
                    <a:xfrm>
                      <a:off x="0" y="0"/>
                      <a:ext cx="2590625" cy="1874068"/>
                    </a:xfrm>
                    <a:prstGeom prst="rect">
                      <a:avLst/>
                    </a:prstGeom>
                  </pic:spPr>
                </pic:pic>
              </a:graphicData>
            </a:graphic>
          </wp:inline>
        </w:drawing>
      </w:r>
    </w:p>
    <w:p w14:paraId="3DCC4E2A" w14:textId="5191FFDB" w:rsidR="008C4DE7" w:rsidRPr="008C4DE7" w:rsidRDefault="33905FE6" w:rsidP="008C4DE7">
      <w:pPr>
        <w:jc w:val="both"/>
        <w:rPr>
          <w:rFonts w:asciiTheme="minorHAnsi" w:eastAsiaTheme="minorEastAsia" w:hAnsiTheme="minorHAnsi" w:cstheme="minorBidi"/>
          <w:sz w:val="20"/>
          <w:szCs w:val="20"/>
          <w:lang w:val="en-US" w:eastAsia="pt-PT"/>
        </w:rPr>
      </w:pPr>
      <w:r w:rsidRPr="4B60DC68">
        <w:rPr>
          <w:rFonts w:asciiTheme="minorHAnsi" w:eastAsiaTheme="minorEastAsia" w:hAnsiTheme="minorHAnsi" w:cstheme="minorBidi"/>
          <w:sz w:val="20"/>
          <w:szCs w:val="20"/>
          <w:lang w:val="en-US" w:eastAsia="pt-PT"/>
        </w:rPr>
        <w:t xml:space="preserve">Regarding the complementary goods </w:t>
      </w:r>
      <w:r w:rsidR="34EEE9CE" w:rsidRPr="4B60DC68">
        <w:rPr>
          <w:rFonts w:asciiTheme="minorHAnsi" w:eastAsiaTheme="minorEastAsia" w:hAnsiTheme="minorHAnsi" w:cstheme="minorBidi"/>
          <w:sz w:val="20"/>
          <w:szCs w:val="20"/>
          <w:lang w:val="en-US" w:eastAsia="pt-PT"/>
        </w:rPr>
        <w:t>we considered the products with a confidence higher than 0.7 as well as a Lift and Conviction of over 1.5. For the complementary departmen</w:t>
      </w:r>
      <w:r w:rsidR="00C353D8" w:rsidRPr="4B60DC68">
        <w:rPr>
          <w:rFonts w:asciiTheme="minorHAnsi" w:eastAsiaTheme="minorEastAsia" w:hAnsiTheme="minorHAnsi" w:cstheme="minorBidi"/>
          <w:sz w:val="20"/>
          <w:szCs w:val="20"/>
          <w:lang w:val="en-US" w:eastAsia="pt-PT"/>
        </w:rPr>
        <w:t>t</w:t>
      </w:r>
      <w:r w:rsidR="34EEE9CE" w:rsidRPr="4B60DC68">
        <w:rPr>
          <w:rFonts w:asciiTheme="minorHAnsi" w:eastAsiaTheme="minorEastAsia" w:hAnsiTheme="minorHAnsi" w:cstheme="minorBidi"/>
          <w:sz w:val="20"/>
          <w:szCs w:val="20"/>
          <w:lang w:val="en-US" w:eastAsia="pt-PT"/>
        </w:rPr>
        <w:t>s we kept the same levels of Lift and Conviction</w:t>
      </w:r>
      <w:r w:rsidR="08EC1C2F" w:rsidRPr="4B60DC68">
        <w:rPr>
          <w:rFonts w:asciiTheme="minorHAnsi" w:eastAsiaTheme="minorEastAsia" w:hAnsiTheme="minorHAnsi" w:cstheme="minorBidi"/>
          <w:sz w:val="20"/>
          <w:szCs w:val="20"/>
          <w:lang w:val="en-US" w:eastAsia="pt-PT"/>
        </w:rPr>
        <w:t>,</w:t>
      </w:r>
      <w:r w:rsidR="34EEE9CE" w:rsidRPr="4B60DC68">
        <w:rPr>
          <w:rFonts w:asciiTheme="minorHAnsi" w:eastAsiaTheme="minorEastAsia" w:hAnsiTheme="minorHAnsi" w:cstheme="minorBidi"/>
          <w:sz w:val="20"/>
          <w:szCs w:val="20"/>
          <w:lang w:val="en-US" w:eastAsia="pt-PT"/>
        </w:rPr>
        <w:t xml:space="preserve"> but the </w:t>
      </w:r>
      <w:r w:rsidR="0C8251C5" w:rsidRPr="4B60DC68">
        <w:rPr>
          <w:rFonts w:asciiTheme="minorHAnsi" w:eastAsiaTheme="minorEastAsia" w:hAnsiTheme="minorHAnsi" w:cstheme="minorBidi"/>
          <w:sz w:val="20"/>
          <w:szCs w:val="20"/>
          <w:lang w:val="en-US" w:eastAsia="pt-PT"/>
        </w:rPr>
        <w:t>Confidence had to be higher than 0.5 instead of 0.7.</w:t>
      </w:r>
    </w:p>
    <w:p w14:paraId="337F6DFE" w14:textId="2C6E651D" w:rsidR="1E31642E" w:rsidRDefault="2B19FAA1" w:rsidP="3AA1930A">
      <w:pPr>
        <w:jc w:val="both"/>
      </w:pPr>
      <w:r>
        <w:rPr>
          <w:noProof/>
        </w:rPr>
        <w:drawing>
          <wp:inline distT="0" distB="0" distL="0" distR="0" wp14:anchorId="5A18DE67" wp14:editId="71FBA417">
            <wp:extent cx="6037906" cy="1439501"/>
            <wp:effectExtent l="0" t="0" r="1270" b="8890"/>
            <wp:docPr id="768527455" name="Picture 76852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527455"/>
                    <pic:cNvPicPr/>
                  </pic:nvPicPr>
                  <pic:blipFill>
                    <a:blip r:embed="rId28">
                      <a:extLst>
                        <a:ext uri="{28A0092B-C50C-407E-A947-70E740481C1C}">
                          <a14:useLocalDpi xmlns:a14="http://schemas.microsoft.com/office/drawing/2010/main" val="0"/>
                        </a:ext>
                      </a:extLst>
                    </a:blip>
                    <a:stretch>
                      <a:fillRect/>
                    </a:stretch>
                  </pic:blipFill>
                  <pic:spPr>
                    <a:xfrm>
                      <a:off x="0" y="0"/>
                      <a:ext cx="6037906" cy="1439501"/>
                    </a:xfrm>
                    <a:prstGeom prst="rect">
                      <a:avLst/>
                    </a:prstGeom>
                  </pic:spPr>
                </pic:pic>
              </a:graphicData>
            </a:graphic>
          </wp:inline>
        </w:drawing>
      </w:r>
    </w:p>
    <w:p w14:paraId="71B3E533" w14:textId="5191FFDB" w:rsidR="0022307D" w:rsidRPr="0022307D" w:rsidRDefault="0B7444FE" w:rsidP="0022307D">
      <w:pPr>
        <w:jc w:val="both"/>
        <w:rPr>
          <w:rFonts w:ascii="Arial" w:hAnsi="Arial" w:cs="Arial"/>
          <w:lang w:val="en-US" w:eastAsia="pt-PT"/>
        </w:rPr>
      </w:pPr>
      <w:r w:rsidRPr="4B60DC68">
        <w:rPr>
          <w:rFonts w:asciiTheme="minorHAnsi" w:eastAsiaTheme="minorEastAsia" w:hAnsiTheme="minorHAnsi" w:cstheme="minorBidi"/>
          <w:sz w:val="20"/>
          <w:szCs w:val="20"/>
          <w:lang w:val="en-US" w:eastAsia="pt-PT"/>
        </w:rPr>
        <w:t>Regarding the K-means algorithm we used the variables “</w:t>
      </w:r>
      <w:proofErr w:type="spellStart"/>
      <w:r w:rsidRPr="4B60DC68">
        <w:rPr>
          <w:rFonts w:asciiTheme="minorHAnsi" w:eastAsiaTheme="minorEastAsia" w:hAnsiTheme="minorHAnsi" w:cstheme="minorBidi"/>
          <w:sz w:val="20"/>
          <w:szCs w:val="20"/>
          <w:lang w:val="en-US" w:eastAsia="pt-PT"/>
        </w:rPr>
        <w:t>order_dow</w:t>
      </w:r>
      <w:proofErr w:type="spellEnd"/>
      <w:r w:rsidRPr="4B60DC68">
        <w:rPr>
          <w:rFonts w:asciiTheme="minorHAnsi" w:eastAsiaTheme="minorEastAsia" w:hAnsiTheme="minorHAnsi" w:cstheme="minorBidi"/>
          <w:sz w:val="20"/>
          <w:szCs w:val="20"/>
          <w:lang w:val="en-US" w:eastAsia="pt-PT"/>
        </w:rPr>
        <w:t>”, “</w:t>
      </w:r>
      <w:proofErr w:type="spellStart"/>
      <w:r w:rsidRPr="4B60DC68">
        <w:rPr>
          <w:rFonts w:asciiTheme="minorHAnsi" w:eastAsiaTheme="minorEastAsia" w:hAnsiTheme="minorHAnsi" w:cstheme="minorBidi"/>
          <w:sz w:val="20"/>
          <w:szCs w:val="20"/>
          <w:lang w:val="en-US" w:eastAsia="pt-PT"/>
        </w:rPr>
        <w:t>order_hour_of_day</w:t>
      </w:r>
      <w:proofErr w:type="spellEnd"/>
      <w:r w:rsidRPr="4B60DC68">
        <w:rPr>
          <w:rFonts w:asciiTheme="minorHAnsi" w:eastAsiaTheme="minorEastAsia" w:hAnsiTheme="minorHAnsi" w:cstheme="minorBidi"/>
          <w:sz w:val="20"/>
          <w:szCs w:val="20"/>
          <w:lang w:val="en-US" w:eastAsia="pt-PT"/>
        </w:rPr>
        <w:t>”, “</w:t>
      </w:r>
      <w:proofErr w:type="spellStart"/>
      <w:r w:rsidRPr="4B60DC68">
        <w:rPr>
          <w:rFonts w:asciiTheme="minorHAnsi" w:eastAsiaTheme="minorEastAsia" w:hAnsiTheme="minorHAnsi" w:cstheme="minorBidi"/>
          <w:sz w:val="20"/>
          <w:szCs w:val="20"/>
          <w:lang w:val="en-US" w:eastAsia="pt-PT"/>
        </w:rPr>
        <w:t>days_since_prior_order</w:t>
      </w:r>
      <w:proofErr w:type="spellEnd"/>
      <w:r w:rsidRPr="4B60DC68">
        <w:rPr>
          <w:rFonts w:asciiTheme="minorHAnsi" w:eastAsiaTheme="minorEastAsia" w:hAnsiTheme="minorHAnsi" w:cstheme="minorBidi"/>
          <w:sz w:val="20"/>
          <w:szCs w:val="20"/>
          <w:lang w:val="en-US" w:eastAsia="pt-PT"/>
        </w:rPr>
        <w:t>” and the previously created in our feature engineering “</w:t>
      </w:r>
      <w:proofErr w:type="spellStart"/>
      <w:r w:rsidRPr="4B60DC68">
        <w:rPr>
          <w:rFonts w:asciiTheme="minorHAnsi" w:eastAsiaTheme="minorEastAsia" w:hAnsiTheme="minorHAnsi" w:cstheme="minorBidi"/>
          <w:sz w:val="20"/>
          <w:szCs w:val="20"/>
          <w:lang w:val="en-US" w:eastAsia="pt-PT"/>
        </w:rPr>
        <w:t>number_of_items</w:t>
      </w:r>
      <w:proofErr w:type="spellEnd"/>
      <w:r w:rsidRPr="4B60DC68">
        <w:rPr>
          <w:rFonts w:asciiTheme="minorHAnsi" w:eastAsiaTheme="minorEastAsia" w:hAnsiTheme="minorHAnsi" w:cstheme="minorBidi"/>
          <w:sz w:val="20"/>
          <w:szCs w:val="20"/>
          <w:lang w:val="en-US" w:eastAsia="pt-PT"/>
        </w:rPr>
        <w:t xml:space="preserve">” and </w:t>
      </w:r>
      <w:r w:rsidR="00952258" w:rsidRPr="4B60DC68">
        <w:rPr>
          <w:rFonts w:asciiTheme="minorHAnsi" w:eastAsiaTheme="minorEastAsia" w:hAnsiTheme="minorHAnsi" w:cstheme="minorBidi"/>
          <w:sz w:val="20"/>
          <w:szCs w:val="20"/>
          <w:lang w:val="en-US" w:eastAsia="pt-PT"/>
        </w:rPr>
        <w:t>“%_</w:t>
      </w:r>
      <w:proofErr w:type="spellStart"/>
      <w:r w:rsidRPr="4B60DC68">
        <w:rPr>
          <w:rFonts w:asciiTheme="minorHAnsi" w:eastAsiaTheme="minorEastAsia" w:hAnsiTheme="minorHAnsi" w:cstheme="minorBidi"/>
          <w:sz w:val="20"/>
          <w:szCs w:val="20"/>
          <w:lang w:val="en-US" w:eastAsia="pt-PT"/>
        </w:rPr>
        <w:t>of_</w:t>
      </w:r>
      <w:r w:rsidR="00952258" w:rsidRPr="4B60DC68">
        <w:rPr>
          <w:rFonts w:asciiTheme="minorHAnsi" w:eastAsiaTheme="minorEastAsia" w:hAnsiTheme="minorHAnsi" w:cstheme="minorBidi"/>
          <w:sz w:val="20"/>
          <w:szCs w:val="20"/>
          <w:lang w:val="en-US" w:eastAsia="pt-PT"/>
        </w:rPr>
        <w:t>reordered</w:t>
      </w:r>
      <w:proofErr w:type="spellEnd"/>
      <w:r w:rsidR="00952258" w:rsidRPr="4B60DC68">
        <w:rPr>
          <w:rFonts w:asciiTheme="minorHAnsi" w:eastAsiaTheme="minorEastAsia" w:hAnsiTheme="minorHAnsi" w:cstheme="minorBidi"/>
          <w:sz w:val="20"/>
          <w:szCs w:val="20"/>
          <w:lang w:val="en-US" w:eastAsia="pt-PT"/>
        </w:rPr>
        <w:t>”.</w:t>
      </w:r>
      <w:r w:rsidR="00912486" w:rsidRPr="4B60DC68">
        <w:rPr>
          <w:rFonts w:asciiTheme="minorHAnsi" w:eastAsiaTheme="minorEastAsia" w:hAnsiTheme="minorHAnsi" w:cstheme="minorBidi"/>
          <w:sz w:val="20"/>
          <w:szCs w:val="20"/>
          <w:lang w:val="en-US" w:eastAsia="pt-PT"/>
        </w:rPr>
        <w:t xml:space="preserve"> </w:t>
      </w:r>
      <w:r w:rsidR="00952258" w:rsidRPr="4B60DC68">
        <w:rPr>
          <w:rFonts w:asciiTheme="minorHAnsi" w:eastAsiaTheme="minorEastAsia" w:hAnsiTheme="minorHAnsi" w:cstheme="minorBidi"/>
          <w:sz w:val="20"/>
          <w:szCs w:val="20"/>
          <w:lang w:val="en-US" w:eastAsia="pt-PT"/>
        </w:rPr>
        <w:t xml:space="preserve">From a Distortion, a Silhouette and a </w:t>
      </w:r>
      <w:proofErr w:type="spellStart"/>
      <w:r w:rsidR="00952258" w:rsidRPr="4B60DC68">
        <w:rPr>
          <w:rFonts w:asciiTheme="minorHAnsi" w:eastAsiaTheme="minorEastAsia" w:hAnsiTheme="minorHAnsi" w:cstheme="minorBidi"/>
          <w:sz w:val="20"/>
          <w:szCs w:val="20"/>
          <w:lang w:val="en-US" w:eastAsia="pt-PT"/>
        </w:rPr>
        <w:t>Calinski</w:t>
      </w:r>
      <w:proofErr w:type="spellEnd"/>
      <w:r w:rsidR="00952258" w:rsidRPr="4B60DC68">
        <w:rPr>
          <w:rFonts w:asciiTheme="minorHAnsi" w:eastAsiaTheme="minorEastAsia" w:hAnsiTheme="minorHAnsi" w:cstheme="minorBidi"/>
          <w:sz w:val="20"/>
          <w:szCs w:val="20"/>
          <w:lang w:val="en-US" w:eastAsia="pt-PT"/>
        </w:rPr>
        <w:t xml:space="preserve"> </w:t>
      </w:r>
      <w:proofErr w:type="spellStart"/>
      <w:r w:rsidR="00952258" w:rsidRPr="4B60DC68">
        <w:rPr>
          <w:rFonts w:asciiTheme="minorHAnsi" w:eastAsiaTheme="minorEastAsia" w:hAnsiTheme="minorHAnsi" w:cstheme="minorBidi"/>
          <w:sz w:val="20"/>
          <w:szCs w:val="20"/>
          <w:lang w:val="en-US" w:eastAsia="pt-PT"/>
        </w:rPr>
        <w:t>Harrabasz</w:t>
      </w:r>
      <w:proofErr w:type="spellEnd"/>
      <w:r w:rsidR="00952258" w:rsidRPr="4B60DC68">
        <w:rPr>
          <w:rFonts w:asciiTheme="minorHAnsi" w:eastAsiaTheme="minorEastAsia" w:hAnsiTheme="minorHAnsi" w:cstheme="minorBidi"/>
          <w:sz w:val="20"/>
          <w:szCs w:val="20"/>
          <w:lang w:val="en-US" w:eastAsia="pt-PT"/>
        </w:rPr>
        <w:t xml:space="preserve"> measure plots, we concluded the optimal number of clusters is 4</w:t>
      </w:r>
      <w:r w:rsidR="00CD34FC" w:rsidRPr="4B60DC68">
        <w:rPr>
          <w:rFonts w:asciiTheme="minorHAnsi" w:eastAsiaTheme="minorEastAsia" w:hAnsiTheme="minorHAnsi" w:cstheme="minorBidi"/>
          <w:sz w:val="20"/>
          <w:szCs w:val="20"/>
          <w:lang w:val="en-US" w:eastAsia="pt-PT"/>
        </w:rPr>
        <w:t>, with R2 of 0.53</w:t>
      </w:r>
      <w:r w:rsidR="00952258" w:rsidRPr="4B60DC68">
        <w:rPr>
          <w:rFonts w:asciiTheme="minorHAnsi" w:eastAsiaTheme="minorEastAsia" w:hAnsiTheme="minorHAnsi" w:cstheme="minorBidi"/>
          <w:sz w:val="20"/>
          <w:szCs w:val="20"/>
          <w:lang w:val="en-US" w:eastAsia="pt-PT"/>
        </w:rPr>
        <w:t xml:space="preserve">. </w:t>
      </w:r>
    </w:p>
    <w:p w14:paraId="7EC4CA44" w14:textId="74E6D775" w:rsidR="27ECB818" w:rsidRDefault="27F12C3D" w:rsidP="15FA41AA">
      <w:pPr>
        <w:jc w:val="center"/>
        <w:rPr>
          <w:rFonts w:ascii="Times New Roman" w:eastAsia="Times New Roman" w:hAnsi="Times New Roman"/>
          <w:color w:val="000000" w:themeColor="text1"/>
          <w:lang w:val="en-US"/>
        </w:rPr>
      </w:pPr>
      <w:r>
        <w:rPr>
          <w:noProof/>
        </w:rPr>
        <w:drawing>
          <wp:inline distT="0" distB="0" distL="0" distR="0" wp14:anchorId="3C52C9BA" wp14:editId="13BA8921">
            <wp:extent cx="5848539" cy="2363784"/>
            <wp:effectExtent l="0" t="0" r="0" b="0"/>
            <wp:docPr id="62440219" name="Picture 6244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40219"/>
                    <pic:cNvPicPr/>
                  </pic:nvPicPr>
                  <pic:blipFill>
                    <a:blip r:embed="rId29">
                      <a:extLst>
                        <a:ext uri="{28A0092B-C50C-407E-A947-70E740481C1C}">
                          <a14:useLocalDpi xmlns:a14="http://schemas.microsoft.com/office/drawing/2010/main" val="0"/>
                        </a:ext>
                      </a:extLst>
                    </a:blip>
                    <a:stretch>
                      <a:fillRect/>
                    </a:stretch>
                  </pic:blipFill>
                  <pic:spPr>
                    <a:xfrm>
                      <a:off x="0" y="0"/>
                      <a:ext cx="5848539" cy="2363784"/>
                    </a:xfrm>
                    <a:prstGeom prst="rect">
                      <a:avLst/>
                    </a:prstGeom>
                  </pic:spPr>
                </pic:pic>
              </a:graphicData>
            </a:graphic>
          </wp:inline>
        </w:drawing>
      </w:r>
    </w:p>
    <w:p w14:paraId="1A39093D" w14:textId="4E67F8D1" w:rsidR="00940100" w:rsidRDefault="00606B2A" w:rsidP="007E5798">
      <w:pPr>
        <w:pStyle w:val="Heading1"/>
        <w:numPr>
          <w:ilvl w:val="0"/>
          <w:numId w:val="52"/>
        </w:numPr>
        <w:rPr>
          <w:rFonts w:ascii="Arial" w:hAnsi="Arial" w:cs="Arial"/>
          <w:caps w:val="0"/>
          <w:color w:val="auto"/>
        </w:rPr>
        <w:pPrChange w:id="47" w:author="joao Paulo Guerreiro Aredes Cesar" w:date="2021-04-19T23:40:00Z">
          <w:pPr>
            <w:pStyle w:val="Heading1"/>
          </w:pPr>
        </w:pPrChange>
      </w:pPr>
      <w:bookmarkStart w:id="48" w:name="_Toc195238892"/>
      <w:bookmarkStart w:id="49" w:name="_Toc410990274"/>
      <w:bookmarkStart w:id="50" w:name="_Toc410990286"/>
      <w:bookmarkStart w:id="51" w:name="_Toc412186399"/>
      <w:bookmarkStart w:id="52" w:name="_Toc412186504"/>
      <w:bookmarkStart w:id="53" w:name="_Toc412186529"/>
      <w:bookmarkStart w:id="54" w:name="_Toc412186600"/>
      <w:bookmarkStart w:id="55" w:name="_Toc412186630"/>
      <w:bookmarkStart w:id="56" w:name="_Toc69766252"/>
      <w:r w:rsidRPr="00ED1FC4">
        <w:rPr>
          <w:rFonts w:ascii="Arial" w:hAnsi="Arial" w:cs="Arial"/>
          <w:caps w:val="0"/>
          <w:color w:val="auto"/>
        </w:rPr>
        <w:t xml:space="preserve">RESULTS </w:t>
      </w:r>
      <w:bookmarkEnd w:id="48"/>
      <w:bookmarkEnd w:id="49"/>
      <w:bookmarkEnd w:id="50"/>
      <w:bookmarkEnd w:id="51"/>
      <w:bookmarkEnd w:id="52"/>
      <w:bookmarkEnd w:id="53"/>
      <w:bookmarkEnd w:id="54"/>
      <w:bookmarkEnd w:id="55"/>
      <w:r w:rsidRPr="00ED1FC4">
        <w:rPr>
          <w:rFonts w:ascii="Arial" w:hAnsi="Arial" w:cs="Arial"/>
          <w:caps w:val="0"/>
          <w:color w:val="auto"/>
        </w:rPr>
        <w:t>EVALUATION</w:t>
      </w:r>
      <w:bookmarkEnd w:id="56"/>
    </w:p>
    <w:p w14:paraId="5598DFAE" w14:textId="443C1142" w:rsidR="00F66588" w:rsidRDefault="00A35C7C" w:rsidP="00990005">
      <w:pPr>
        <w:jc w:val="both"/>
        <w:rPr>
          <w:rFonts w:asciiTheme="minorHAnsi" w:eastAsiaTheme="minorEastAsia" w:hAnsiTheme="minorHAnsi" w:cstheme="minorBidi"/>
          <w:sz w:val="20"/>
          <w:szCs w:val="20"/>
          <w:lang w:val="en-US" w:eastAsia="pt-PT"/>
        </w:rPr>
      </w:pPr>
      <w:r>
        <w:rPr>
          <w:rFonts w:asciiTheme="minorHAnsi" w:eastAsiaTheme="minorEastAsia" w:hAnsiTheme="minorHAnsi" w:cstheme="minorBidi"/>
          <w:sz w:val="20"/>
          <w:szCs w:val="20"/>
          <w:lang w:val="en-US" w:eastAsia="pt-PT"/>
        </w:rPr>
        <w:t>Through t</w:t>
      </w:r>
      <w:r w:rsidR="003E32A5" w:rsidRPr="53665FA2">
        <w:rPr>
          <w:rFonts w:asciiTheme="minorHAnsi" w:eastAsiaTheme="minorEastAsia" w:hAnsiTheme="minorHAnsi" w:cstheme="minorBidi"/>
          <w:sz w:val="20"/>
          <w:szCs w:val="20"/>
          <w:lang w:val="en-US" w:eastAsia="pt-PT"/>
        </w:rPr>
        <w:t xml:space="preserve">he </w:t>
      </w:r>
      <w:r w:rsidR="003E32A5" w:rsidRPr="515015D2">
        <w:rPr>
          <w:rFonts w:asciiTheme="minorHAnsi" w:eastAsiaTheme="minorEastAsia" w:hAnsiTheme="minorHAnsi" w:cstheme="minorBidi"/>
          <w:sz w:val="20"/>
          <w:szCs w:val="20"/>
          <w:lang w:val="en-US" w:eastAsia="pt-PT"/>
        </w:rPr>
        <w:t>us</w:t>
      </w:r>
      <w:r w:rsidR="00990005" w:rsidRPr="515015D2">
        <w:rPr>
          <w:rFonts w:asciiTheme="minorHAnsi" w:eastAsiaTheme="minorEastAsia" w:hAnsiTheme="minorHAnsi" w:cstheme="minorBidi"/>
          <w:sz w:val="20"/>
          <w:szCs w:val="20"/>
          <w:lang w:val="en-US" w:eastAsia="pt-PT"/>
        </w:rPr>
        <w:t>ag</w:t>
      </w:r>
      <w:r w:rsidR="003E32A5" w:rsidRPr="515015D2">
        <w:rPr>
          <w:rFonts w:asciiTheme="minorHAnsi" w:eastAsiaTheme="minorEastAsia" w:hAnsiTheme="minorHAnsi" w:cstheme="minorBidi"/>
          <w:sz w:val="20"/>
          <w:szCs w:val="20"/>
          <w:lang w:val="en-US" w:eastAsia="pt-PT"/>
        </w:rPr>
        <w:t xml:space="preserve">e of </w:t>
      </w:r>
      <w:r w:rsidR="00990005" w:rsidRPr="515015D2">
        <w:rPr>
          <w:rFonts w:asciiTheme="minorHAnsi" w:eastAsiaTheme="minorEastAsia" w:hAnsiTheme="minorHAnsi" w:cstheme="minorBidi"/>
          <w:sz w:val="20"/>
          <w:szCs w:val="20"/>
          <w:lang w:val="en-US" w:eastAsia="pt-PT"/>
        </w:rPr>
        <w:t>different data mining</w:t>
      </w:r>
      <w:r w:rsidR="003E32A5" w:rsidRPr="53665FA2">
        <w:rPr>
          <w:rFonts w:asciiTheme="minorHAnsi" w:eastAsiaTheme="minorEastAsia" w:hAnsiTheme="minorHAnsi" w:cstheme="minorBidi"/>
          <w:sz w:val="20"/>
          <w:szCs w:val="20"/>
          <w:lang w:val="en-US" w:eastAsia="pt-PT"/>
        </w:rPr>
        <w:t xml:space="preserve"> </w:t>
      </w:r>
      <w:r w:rsidR="004E3726" w:rsidRPr="53665FA2">
        <w:rPr>
          <w:rFonts w:asciiTheme="minorHAnsi" w:eastAsiaTheme="minorEastAsia" w:hAnsiTheme="minorHAnsi" w:cstheme="minorBidi"/>
          <w:sz w:val="20"/>
          <w:szCs w:val="20"/>
          <w:lang w:val="en-US" w:eastAsia="pt-PT"/>
        </w:rPr>
        <w:t xml:space="preserve">algorithms cited before </w:t>
      </w:r>
      <w:r>
        <w:rPr>
          <w:rFonts w:asciiTheme="minorHAnsi" w:eastAsiaTheme="minorEastAsia" w:hAnsiTheme="minorHAnsi" w:cstheme="minorBidi"/>
          <w:sz w:val="20"/>
          <w:szCs w:val="20"/>
          <w:lang w:val="en-US" w:eastAsia="pt-PT"/>
        </w:rPr>
        <w:t xml:space="preserve">we </w:t>
      </w:r>
      <w:r w:rsidR="00353862" w:rsidRPr="53665FA2">
        <w:rPr>
          <w:rFonts w:asciiTheme="minorHAnsi" w:eastAsiaTheme="minorEastAsia" w:hAnsiTheme="minorHAnsi" w:cstheme="minorBidi"/>
          <w:sz w:val="20"/>
          <w:szCs w:val="20"/>
          <w:lang w:val="en-US" w:eastAsia="pt-PT"/>
        </w:rPr>
        <w:t xml:space="preserve">have successfully </w:t>
      </w:r>
      <w:r w:rsidR="00571E18" w:rsidRPr="53665FA2">
        <w:rPr>
          <w:rFonts w:asciiTheme="minorHAnsi" w:eastAsiaTheme="minorEastAsia" w:hAnsiTheme="minorHAnsi" w:cstheme="minorBidi"/>
          <w:sz w:val="20"/>
          <w:szCs w:val="20"/>
          <w:lang w:val="en-US" w:eastAsia="pt-PT"/>
        </w:rPr>
        <w:t>gathered information</w:t>
      </w:r>
      <w:r w:rsidR="00D06C68" w:rsidRPr="53665FA2">
        <w:rPr>
          <w:rFonts w:asciiTheme="minorHAnsi" w:eastAsiaTheme="minorEastAsia" w:hAnsiTheme="minorHAnsi" w:cstheme="minorBidi"/>
          <w:sz w:val="20"/>
          <w:szCs w:val="20"/>
          <w:lang w:val="en-US" w:eastAsia="pt-PT"/>
        </w:rPr>
        <w:t xml:space="preserve"> to ans</w:t>
      </w:r>
      <w:r w:rsidR="00063047" w:rsidRPr="53665FA2">
        <w:rPr>
          <w:rFonts w:asciiTheme="minorHAnsi" w:eastAsiaTheme="minorEastAsia" w:hAnsiTheme="minorHAnsi" w:cstheme="minorBidi"/>
          <w:sz w:val="20"/>
          <w:szCs w:val="20"/>
          <w:lang w:val="en-US" w:eastAsia="pt-PT"/>
        </w:rPr>
        <w:t xml:space="preserve">wer </w:t>
      </w:r>
      <w:r>
        <w:rPr>
          <w:rFonts w:asciiTheme="minorHAnsi" w:eastAsiaTheme="minorEastAsia" w:hAnsiTheme="minorHAnsi" w:cstheme="minorBidi"/>
          <w:sz w:val="20"/>
          <w:szCs w:val="20"/>
          <w:lang w:val="en-US" w:eastAsia="pt-PT"/>
        </w:rPr>
        <w:t>the</w:t>
      </w:r>
      <w:r w:rsidR="00063047" w:rsidRPr="53665FA2">
        <w:rPr>
          <w:rFonts w:asciiTheme="minorHAnsi" w:eastAsiaTheme="minorEastAsia" w:hAnsiTheme="minorHAnsi" w:cstheme="minorBidi"/>
          <w:sz w:val="20"/>
          <w:szCs w:val="20"/>
          <w:lang w:val="en-US" w:eastAsia="pt-PT"/>
        </w:rPr>
        <w:t xml:space="preserve"> </w:t>
      </w:r>
      <w:r w:rsidR="000572AD" w:rsidRPr="53665FA2">
        <w:rPr>
          <w:rFonts w:asciiTheme="minorHAnsi" w:eastAsiaTheme="minorEastAsia" w:hAnsiTheme="minorHAnsi" w:cstheme="minorBidi"/>
          <w:sz w:val="20"/>
          <w:szCs w:val="20"/>
          <w:lang w:val="en-US" w:eastAsia="pt-PT"/>
        </w:rPr>
        <w:t xml:space="preserve">questions posed initially by </w:t>
      </w:r>
      <w:r w:rsidR="00854915" w:rsidRPr="53665FA2">
        <w:rPr>
          <w:rFonts w:asciiTheme="minorHAnsi" w:eastAsiaTheme="minorEastAsia" w:hAnsiTheme="minorHAnsi" w:cstheme="minorBidi"/>
          <w:sz w:val="20"/>
          <w:szCs w:val="20"/>
          <w:lang w:val="en-US" w:eastAsia="pt-PT"/>
        </w:rPr>
        <w:t xml:space="preserve">the </w:t>
      </w:r>
      <w:r w:rsidR="20843E91" w:rsidRPr="53665FA2">
        <w:rPr>
          <w:rFonts w:asciiTheme="minorHAnsi" w:eastAsiaTheme="minorEastAsia" w:hAnsiTheme="minorHAnsi" w:cstheme="minorBidi"/>
          <w:sz w:val="20"/>
          <w:szCs w:val="20"/>
          <w:lang w:val="en-US" w:eastAsia="pt-PT"/>
        </w:rPr>
        <w:t>Account</w:t>
      </w:r>
      <w:r w:rsidR="00854915" w:rsidRPr="53665FA2">
        <w:rPr>
          <w:rFonts w:asciiTheme="minorHAnsi" w:eastAsiaTheme="minorEastAsia" w:hAnsiTheme="minorHAnsi" w:cstheme="minorBidi"/>
          <w:sz w:val="20"/>
          <w:szCs w:val="20"/>
          <w:lang w:val="en-US" w:eastAsia="pt-PT"/>
        </w:rPr>
        <w:t xml:space="preserve"> Manager, Jane</w:t>
      </w:r>
      <w:r>
        <w:rPr>
          <w:rFonts w:asciiTheme="minorHAnsi" w:eastAsiaTheme="minorEastAsia" w:hAnsiTheme="minorHAnsi" w:cstheme="minorBidi"/>
          <w:sz w:val="20"/>
          <w:szCs w:val="20"/>
          <w:lang w:val="en-US" w:eastAsia="pt-PT"/>
        </w:rPr>
        <w:t xml:space="preserve"> Doe</w:t>
      </w:r>
      <w:r w:rsidR="00854915" w:rsidRPr="53665FA2">
        <w:rPr>
          <w:rFonts w:asciiTheme="minorHAnsi" w:eastAsiaTheme="minorEastAsia" w:hAnsiTheme="minorHAnsi" w:cstheme="minorBidi"/>
          <w:sz w:val="20"/>
          <w:szCs w:val="20"/>
          <w:lang w:val="en-US" w:eastAsia="pt-PT"/>
        </w:rPr>
        <w:t>.</w:t>
      </w:r>
      <w:r w:rsidR="00990005" w:rsidRPr="515015D2">
        <w:rPr>
          <w:rFonts w:asciiTheme="minorHAnsi" w:eastAsiaTheme="minorEastAsia" w:hAnsiTheme="minorHAnsi" w:cstheme="minorBidi"/>
          <w:sz w:val="20"/>
          <w:szCs w:val="20"/>
          <w:lang w:val="en-US" w:eastAsia="pt-PT"/>
        </w:rPr>
        <w:t xml:space="preserve"> </w:t>
      </w:r>
      <w:r w:rsidR="009C396A" w:rsidRPr="53665FA2">
        <w:rPr>
          <w:rFonts w:asciiTheme="minorHAnsi" w:eastAsiaTheme="minorEastAsia" w:hAnsiTheme="minorHAnsi" w:cstheme="minorBidi"/>
          <w:sz w:val="20"/>
          <w:szCs w:val="20"/>
          <w:lang w:val="en-US" w:eastAsia="pt-PT"/>
        </w:rPr>
        <w:t xml:space="preserve">The first 3 questions </w:t>
      </w:r>
      <w:r w:rsidR="00974ACD" w:rsidRPr="53665FA2">
        <w:rPr>
          <w:rFonts w:asciiTheme="minorHAnsi" w:eastAsiaTheme="minorEastAsia" w:hAnsiTheme="minorHAnsi" w:cstheme="minorBidi"/>
          <w:sz w:val="20"/>
          <w:szCs w:val="20"/>
          <w:lang w:val="en-US" w:eastAsia="pt-PT"/>
        </w:rPr>
        <w:t xml:space="preserve">were answered with the use of </w:t>
      </w:r>
      <w:proofErr w:type="spellStart"/>
      <w:r w:rsidR="76DCE6BE" w:rsidRPr="515015D2">
        <w:rPr>
          <w:rFonts w:asciiTheme="minorHAnsi" w:eastAsiaTheme="minorEastAsia" w:hAnsiTheme="minorHAnsi" w:cstheme="minorBidi"/>
          <w:i/>
          <w:sz w:val="20"/>
          <w:szCs w:val="20"/>
          <w:lang w:val="en-US" w:eastAsia="pt-PT"/>
        </w:rPr>
        <w:t>A</w:t>
      </w:r>
      <w:r w:rsidR="00974ACD" w:rsidRPr="515015D2">
        <w:rPr>
          <w:rFonts w:asciiTheme="minorHAnsi" w:eastAsiaTheme="minorEastAsia" w:hAnsiTheme="minorHAnsi" w:cstheme="minorBidi"/>
          <w:i/>
          <w:sz w:val="20"/>
          <w:szCs w:val="20"/>
          <w:lang w:val="en-US" w:eastAsia="pt-PT"/>
        </w:rPr>
        <w:t>priori</w:t>
      </w:r>
      <w:proofErr w:type="spellEnd"/>
      <w:r w:rsidR="00974ACD" w:rsidRPr="00163649">
        <w:rPr>
          <w:rFonts w:asciiTheme="minorHAnsi" w:eastAsiaTheme="minorEastAsia" w:hAnsiTheme="minorHAnsi" w:cstheme="minorHAnsi"/>
          <w:sz w:val="18"/>
          <w:szCs w:val="18"/>
          <w:lang w:val="en-US" w:eastAsia="pt-PT"/>
        </w:rPr>
        <w:t xml:space="preserve"> </w:t>
      </w:r>
      <w:r w:rsidR="00974ACD" w:rsidRPr="53665FA2">
        <w:rPr>
          <w:rFonts w:asciiTheme="minorHAnsi" w:eastAsiaTheme="minorEastAsia" w:hAnsiTheme="minorHAnsi" w:cstheme="minorBidi"/>
          <w:sz w:val="20"/>
          <w:szCs w:val="20"/>
          <w:lang w:val="en-US" w:eastAsia="pt-PT"/>
        </w:rPr>
        <w:t>algorithm</w:t>
      </w:r>
      <w:r>
        <w:rPr>
          <w:rFonts w:asciiTheme="minorHAnsi" w:eastAsiaTheme="minorEastAsia" w:hAnsiTheme="minorHAnsi" w:cstheme="minorBidi"/>
          <w:sz w:val="20"/>
          <w:szCs w:val="20"/>
          <w:lang w:val="en-US" w:eastAsia="pt-PT"/>
        </w:rPr>
        <w:t>, w</w:t>
      </w:r>
      <w:r w:rsidR="00F66588" w:rsidRPr="53665FA2">
        <w:rPr>
          <w:rFonts w:asciiTheme="minorHAnsi" w:eastAsiaTheme="minorEastAsia" w:hAnsiTheme="minorHAnsi" w:cstheme="minorBidi"/>
          <w:sz w:val="20"/>
          <w:szCs w:val="20"/>
          <w:lang w:val="en-US" w:eastAsia="pt-PT"/>
        </w:rPr>
        <w:t>e will go through them one by one.</w:t>
      </w:r>
      <w:r>
        <w:rPr>
          <w:rFonts w:asciiTheme="minorHAnsi" w:eastAsiaTheme="minorEastAsia" w:hAnsiTheme="minorHAnsi" w:cstheme="minorBidi"/>
          <w:sz w:val="20"/>
          <w:szCs w:val="20"/>
          <w:lang w:val="en-US" w:eastAsia="pt-PT"/>
        </w:rPr>
        <w:t xml:space="preserve"> The later one will be answered through a cluster implementation.</w:t>
      </w:r>
    </w:p>
    <w:p w14:paraId="135C7691" w14:textId="5191FFDB" w:rsidR="00BC3306" w:rsidRPr="006A193B" w:rsidRDefault="00F66588" w:rsidP="00406B78">
      <w:pPr>
        <w:ind w:firstLine="708"/>
        <w:rPr>
          <w:rFonts w:ascii="Arial" w:hAnsi="Arial" w:cs="Arial"/>
          <w:b/>
          <w:i/>
          <w:lang w:val="en-US" w:eastAsia="pt-PT"/>
        </w:rPr>
      </w:pPr>
      <w:r w:rsidRPr="006A193B">
        <w:rPr>
          <w:rFonts w:ascii="Arial" w:hAnsi="Arial" w:cs="Arial"/>
          <w:b/>
          <w:i/>
          <w:lang w:val="en-US" w:eastAsia="pt-PT"/>
        </w:rPr>
        <w:t>Which types of products should have an extended amount of product offerings?</w:t>
      </w:r>
    </w:p>
    <w:p w14:paraId="1905B431" w14:textId="54A70312" w:rsidR="00E07B44" w:rsidRPr="00E07B44" w:rsidRDefault="00C21E6A" w:rsidP="00E07B44">
      <w:pPr>
        <w:rPr>
          <w:rFonts w:ascii="Arial" w:hAnsi="Arial" w:cs="Arial"/>
          <w:lang w:val="en-US" w:eastAsia="pt-PT"/>
        </w:rPr>
      </w:pPr>
      <w:r w:rsidRPr="00C21E6A">
        <w:rPr>
          <w:rFonts w:ascii="Arial" w:hAnsi="Arial" w:cs="Arial"/>
          <w:noProof/>
          <w:lang w:val="en-US" w:eastAsia="pt-PT"/>
        </w:rPr>
        <mc:AlternateContent>
          <mc:Choice Requires="wps">
            <w:drawing>
              <wp:anchor distT="45720" distB="45720" distL="114300" distR="114300" simplePos="0" relativeHeight="251658247" behindDoc="0" locked="0" layoutInCell="1" allowOverlap="1" wp14:anchorId="009A641F" wp14:editId="356A8898">
                <wp:simplePos x="0" y="0"/>
                <wp:positionH relativeFrom="column">
                  <wp:posOffset>2494280</wp:posOffset>
                </wp:positionH>
                <wp:positionV relativeFrom="paragraph">
                  <wp:posOffset>101600</wp:posOffset>
                </wp:positionV>
                <wp:extent cx="3435350" cy="2724785"/>
                <wp:effectExtent l="0" t="0" r="12700" b="1841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785"/>
                        </a:xfrm>
                        <a:prstGeom prst="rect">
                          <a:avLst/>
                        </a:prstGeom>
                        <a:solidFill>
                          <a:srgbClr val="FFFFFF"/>
                        </a:solidFill>
                        <a:ln w="9525">
                          <a:solidFill>
                            <a:schemeClr val="bg1"/>
                          </a:solidFill>
                          <a:miter lim="800000"/>
                          <a:headEnd/>
                          <a:tailEnd/>
                        </a:ln>
                      </wps:spPr>
                      <wps:txbx>
                        <w:txbxContent>
                          <w:p w14:paraId="0EB80BEC" w14:textId="26675807" w:rsidR="00C21E6A" w:rsidRPr="00990005" w:rsidRDefault="00C21E6A" w:rsidP="008D6250">
                            <w:pPr>
                              <w:jc w:val="both"/>
                              <w:rPr>
                                <w:rFonts w:asciiTheme="minorHAnsi" w:hAnsiTheme="minorHAnsi" w:cstheme="minorHAnsi"/>
                                <w:lang w:val="en-US"/>
                              </w:rPr>
                            </w:pPr>
                            <w:r w:rsidRPr="00990005">
                              <w:rPr>
                                <w:rFonts w:asciiTheme="minorHAnsi" w:hAnsiTheme="minorHAnsi" w:cstheme="minorHAnsi"/>
                                <w:lang w:val="en-US"/>
                              </w:rPr>
                              <w:t>After analy</w:t>
                            </w:r>
                            <w:r w:rsidR="008D6250" w:rsidRPr="00990005">
                              <w:rPr>
                                <w:rFonts w:asciiTheme="minorHAnsi" w:hAnsiTheme="minorHAnsi" w:cstheme="minorHAnsi"/>
                                <w:lang w:val="en-US"/>
                              </w:rPr>
                              <w:t>z</w:t>
                            </w:r>
                            <w:r w:rsidRPr="00990005">
                              <w:rPr>
                                <w:rFonts w:asciiTheme="minorHAnsi" w:hAnsiTheme="minorHAnsi" w:cstheme="minorHAnsi"/>
                                <w:lang w:val="en-US"/>
                              </w:rPr>
                              <w:t xml:space="preserve">ing the </w:t>
                            </w:r>
                            <w:r w:rsidR="00F76458" w:rsidRPr="00990005">
                              <w:rPr>
                                <w:rFonts w:asciiTheme="minorHAnsi" w:hAnsiTheme="minorHAnsi" w:cstheme="minorHAnsi"/>
                                <w:lang w:val="en-US"/>
                              </w:rPr>
                              <w:t>network</w:t>
                            </w:r>
                            <w:r w:rsidR="008D6250" w:rsidRPr="00990005">
                              <w:rPr>
                                <w:rFonts w:asciiTheme="minorHAnsi" w:hAnsiTheme="minorHAnsi" w:cstheme="minorHAnsi"/>
                                <w:lang w:val="en-US"/>
                              </w:rPr>
                              <w:t xml:space="preserve"> (refer to notebook for better visualization)</w:t>
                            </w:r>
                            <w:r w:rsidR="00F76458" w:rsidRPr="00990005">
                              <w:rPr>
                                <w:rFonts w:asciiTheme="minorHAnsi" w:hAnsiTheme="minorHAnsi" w:cstheme="minorHAnsi"/>
                                <w:lang w:val="en-US"/>
                              </w:rPr>
                              <w:t>,</w:t>
                            </w:r>
                            <w:r w:rsidRPr="00990005">
                              <w:rPr>
                                <w:rFonts w:asciiTheme="minorHAnsi" w:hAnsiTheme="minorHAnsi" w:cstheme="minorHAnsi"/>
                                <w:lang w:val="en-US"/>
                              </w:rPr>
                              <w:t xml:space="preserve"> </w:t>
                            </w:r>
                            <w:r w:rsidR="00F76458" w:rsidRPr="00990005">
                              <w:rPr>
                                <w:rFonts w:asciiTheme="minorHAnsi" w:hAnsiTheme="minorHAnsi" w:cstheme="minorHAnsi"/>
                                <w:lang w:val="en-US"/>
                              </w:rPr>
                              <w:t>the</w:t>
                            </w:r>
                            <w:r w:rsidRPr="00990005">
                              <w:rPr>
                                <w:rFonts w:asciiTheme="minorHAnsi" w:hAnsiTheme="minorHAnsi" w:cstheme="minorHAnsi"/>
                                <w:lang w:val="en-US"/>
                              </w:rPr>
                              <w:t xml:space="preserve"> </w:t>
                            </w:r>
                            <w:r w:rsidR="007F4333" w:rsidRPr="00990005">
                              <w:rPr>
                                <w:rFonts w:asciiTheme="minorHAnsi" w:hAnsiTheme="minorHAnsi" w:cstheme="minorHAnsi"/>
                                <w:lang w:val="en-US"/>
                              </w:rPr>
                              <w:t>m</w:t>
                            </w:r>
                            <w:r w:rsidR="008D6250" w:rsidRPr="00990005">
                              <w:rPr>
                                <w:rFonts w:asciiTheme="minorHAnsi" w:hAnsiTheme="minorHAnsi" w:cstheme="minorHAnsi"/>
                                <w:lang w:val="en-US"/>
                              </w:rPr>
                              <w:t>o</w:t>
                            </w:r>
                            <w:r w:rsidR="007F4333" w:rsidRPr="00990005">
                              <w:rPr>
                                <w:rFonts w:asciiTheme="minorHAnsi" w:hAnsiTheme="minorHAnsi" w:cstheme="minorHAnsi"/>
                                <w:lang w:val="en-US"/>
                              </w:rPr>
                              <w:t xml:space="preserve">st </w:t>
                            </w:r>
                            <w:r w:rsidR="003F6391" w:rsidRPr="00990005">
                              <w:rPr>
                                <w:rFonts w:asciiTheme="minorHAnsi" w:hAnsiTheme="minorHAnsi" w:cstheme="minorHAnsi"/>
                                <w:lang w:val="en-US"/>
                              </w:rPr>
                              <w:t>represent</w:t>
                            </w:r>
                            <w:r w:rsidR="00F76458" w:rsidRPr="00990005">
                              <w:rPr>
                                <w:rFonts w:asciiTheme="minorHAnsi" w:hAnsiTheme="minorHAnsi" w:cstheme="minorHAnsi"/>
                                <w:lang w:val="en-US"/>
                              </w:rPr>
                              <w:t>ed</w:t>
                            </w:r>
                            <w:r w:rsidR="003F6391" w:rsidRPr="00990005">
                              <w:rPr>
                                <w:rFonts w:asciiTheme="minorHAnsi" w:hAnsiTheme="minorHAnsi" w:cstheme="minorHAnsi"/>
                                <w:lang w:val="en-US"/>
                              </w:rPr>
                              <w:t xml:space="preserve"> products</w:t>
                            </w:r>
                            <w:r w:rsidR="007F4333" w:rsidRPr="00990005">
                              <w:rPr>
                                <w:rFonts w:asciiTheme="minorHAnsi" w:hAnsiTheme="minorHAnsi" w:cstheme="minorHAnsi"/>
                                <w:lang w:val="en-US"/>
                              </w:rPr>
                              <w:t xml:space="preserve"> are </w:t>
                            </w:r>
                            <w:r w:rsidR="003F6391" w:rsidRPr="00990005">
                              <w:rPr>
                                <w:rFonts w:asciiTheme="minorHAnsi" w:hAnsiTheme="minorHAnsi" w:cstheme="minorHAnsi"/>
                                <w:lang w:val="en-US"/>
                              </w:rPr>
                              <w:t>fresh ones. Th</w:t>
                            </w:r>
                            <w:r w:rsidR="00F76458" w:rsidRPr="00990005">
                              <w:rPr>
                                <w:rFonts w:asciiTheme="minorHAnsi" w:hAnsiTheme="minorHAnsi" w:cstheme="minorHAnsi"/>
                                <w:lang w:val="en-US"/>
                              </w:rPr>
                              <w:t>erefor</w:t>
                            </w:r>
                            <w:r w:rsidR="00990005" w:rsidRPr="00990005">
                              <w:rPr>
                                <w:rFonts w:asciiTheme="minorHAnsi" w:hAnsiTheme="minorHAnsi" w:cstheme="minorHAnsi"/>
                                <w:lang w:val="en-US"/>
                              </w:rPr>
                              <w:t>e,</w:t>
                            </w:r>
                            <w:r w:rsidR="00F76458" w:rsidRPr="00990005">
                              <w:rPr>
                                <w:rFonts w:asciiTheme="minorHAnsi" w:hAnsiTheme="minorHAnsi" w:cstheme="minorHAnsi"/>
                                <w:lang w:val="en-US"/>
                              </w:rPr>
                              <w:t xml:space="preserve"> our group </w:t>
                            </w:r>
                            <w:r w:rsidR="00DC4C8D" w:rsidRPr="00990005">
                              <w:rPr>
                                <w:rFonts w:asciiTheme="minorHAnsi" w:hAnsiTheme="minorHAnsi" w:cstheme="minorHAnsi"/>
                                <w:lang w:val="en-US"/>
                              </w:rPr>
                              <w:t>considers</w:t>
                            </w:r>
                            <w:r w:rsidR="00F76458" w:rsidRPr="00990005">
                              <w:rPr>
                                <w:rFonts w:asciiTheme="minorHAnsi" w:hAnsiTheme="minorHAnsi" w:cstheme="minorHAnsi"/>
                                <w:lang w:val="en-US"/>
                              </w:rPr>
                              <w:t xml:space="preserve"> that the best bet for Instacart is to </w:t>
                            </w:r>
                            <w:r w:rsidR="004F6BE1" w:rsidRPr="00990005">
                              <w:rPr>
                                <w:rFonts w:asciiTheme="minorHAnsi" w:hAnsiTheme="minorHAnsi" w:cstheme="minorHAnsi"/>
                                <w:lang w:val="en-US"/>
                              </w:rPr>
                              <w:t xml:space="preserve">extend product offering in exactly this area, in order to remain the top contender </w:t>
                            </w:r>
                            <w:r w:rsidR="00F0167C" w:rsidRPr="00990005">
                              <w:rPr>
                                <w:rFonts w:asciiTheme="minorHAnsi" w:hAnsiTheme="minorHAnsi" w:cstheme="minorHAnsi"/>
                                <w:lang w:val="en-US"/>
                              </w:rPr>
                              <w:t>in</w:t>
                            </w:r>
                            <w:r w:rsidR="004F6BE1" w:rsidRPr="00990005">
                              <w:rPr>
                                <w:rFonts w:asciiTheme="minorHAnsi" w:hAnsiTheme="minorHAnsi" w:cstheme="minorHAnsi"/>
                                <w:lang w:val="en-US"/>
                              </w:rPr>
                              <w:t xml:space="preserve"> this nich</w:t>
                            </w:r>
                            <w:r w:rsidR="00F0167C" w:rsidRPr="00990005">
                              <w:rPr>
                                <w:rFonts w:asciiTheme="minorHAnsi" w:hAnsiTheme="minorHAnsi" w:cstheme="minorHAnsi"/>
                                <w:lang w:val="en-US"/>
                              </w:rPr>
                              <w:t>e.</w:t>
                            </w:r>
                            <w:r w:rsidR="00A35650" w:rsidRPr="00990005">
                              <w:rPr>
                                <w:rFonts w:asciiTheme="minorHAnsi" w:hAnsiTheme="minorHAnsi" w:cstheme="minorHAnsi"/>
                                <w:lang w:val="en-US"/>
                              </w:rPr>
                              <w:t xml:space="preserve"> Some </w:t>
                            </w:r>
                            <w:r w:rsidR="00AF29D2" w:rsidRPr="00990005">
                              <w:rPr>
                                <w:rFonts w:asciiTheme="minorHAnsi" w:hAnsiTheme="minorHAnsi" w:cstheme="minorHAnsi"/>
                                <w:lang w:val="en-US"/>
                              </w:rPr>
                              <w:t xml:space="preserve">of </w:t>
                            </w:r>
                            <w:r w:rsidR="00660E92" w:rsidRPr="00990005">
                              <w:rPr>
                                <w:rFonts w:asciiTheme="minorHAnsi" w:hAnsiTheme="minorHAnsi" w:cstheme="minorHAnsi"/>
                                <w:lang w:val="en-US"/>
                              </w:rPr>
                              <w:t>these categories of products</w:t>
                            </w:r>
                            <w:r w:rsidR="00AF29D2" w:rsidRPr="00990005">
                              <w:rPr>
                                <w:rFonts w:asciiTheme="minorHAnsi" w:hAnsiTheme="minorHAnsi" w:cstheme="minorHAnsi"/>
                                <w:lang w:val="en-US"/>
                              </w:rPr>
                              <w:t xml:space="preserve"> are the following: </w:t>
                            </w:r>
                          </w:p>
                          <w:p w14:paraId="38DB3F11" w14:textId="0F542BB6" w:rsidR="00406B78" w:rsidRPr="00990005" w:rsidRDefault="00AF29D2" w:rsidP="003C5BD8">
                            <w:pPr>
                              <w:pStyle w:val="ListParagraph"/>
                              <w:numPr>
                                <w:ilvl w:val="0"/>
                                <w:numId w:val="4"/>
                              </w:numPr>
                              <w:jc w:val="both"/>
                              <w:rPr>
                                <w:rFonts w:asciiTheme="minorHAnsi" w:hAnsiTheme="minorHAnsi" w:cstheme="minorHAnsi"/>
                                <w:lang w:val="en-US"/>
                              </w:rPr>
                            </w:pPr>
                            <w:r w:rsidRPr="00B11A9B">
                              <w:rPr>
                                <w:rFonts w:asciiTheme="minorHAnsi" w:hAnsiTheme="minorHAnsi" w:cstheme="minorHAnsi"/>
                                <w:lang w:val="en-US"/>
                              </w:rPr>
                              <w:t>Fresh fruits</w:t>
                            </w:r>
                          </w:p>
                          <w:p w14:paraId="2A1A8964" w14:textId="78037890" w:rsidR="00406B78" w:rsidRPr="00990005" w:rsidRDefault="00AF29D2" w:rsidP="003C5BD8">
                            <w:pPr>
                              <w:pStyle w:val="ListParagraph"/>
                              <w:numPr>
                                <w:ilvl w:val="0"/>
                                <w:numId w:val="4"/>
                              </w:numPr>
                              <w:jc w:val="both"/>
                              <w:rPr>
                                <w:rFonts w:asciiTheme="minorHAnsi" w:hAnsiTheme="minorHAnsi" w:cstheme="minorHAnsi"/>
                                <w:lang w:val="en-US"/>
                              </w:rPr>
                            </w:pPr>
                            <w:r w:rsidRPr="00406B78">
                              <w:rPr>
                                <w:rFonts w:asciiTheme="minorHAnsi" w:hAnsiTheme="minorHAnsi" w:cstheme="minorHAnsi"/>
                                <w:lang w:val="en-US"/>
                              </w:rPr>
                              <w:t>Packaged vegetables &amp; fruits</w:t>
                            </w:r>
                          </w:p>
                          <w:p w14:paraId="6B2D535F" w14:textId="0C36AAF0" w:rsidR="00406B78" w:rsidRPr="00990005" w:rsidRDefault="00AF29D2" w:rsidP="003C5BD8">
                            <w:pPr>
                              <w:pStyle w:val="ListParagraph"/>
                              <w:numPr>
                                <w:ilvl w:val="0"/>
                                <w:numId w:val="4"/>
                              </w:numPr>
                              <w:jc w:val="both"/>
                              <w:rPr>
                                <w:rFonts w:asciiTheme="minorHAnsi" w:hAnsiTheme="minorHAnsi" w:cstheme="minorHAnsi"/>
                                <w:lang w:val="en-US"/>
                              </w:rPr>
                            </w:pPr>
                            <w:r w:rsidRPr="00990005">
                              <w:rPr>
                                <w:rFonts w:asciiTheme="minorHAnsi" w:hAnsiTheme="minorHAnsi" w:cstheme="minorHAnsi"/>
                                <w:lang w:val="en-US"/>
                              </w:rPr>
                              <w:t>Bakery</w:t>
                            </w:r>
                          </w:p>
                          <w:p w14:paraId="793F5F25" w14:textId="7FECC7B0" w:rsidR="00AF29D2" w:rsidRPr="00406B78" w:rsidRDefault="00AF29D2" w:rsidP="003C5BD8">
                            <w:pPr>
                              <w:pStyle w:val="ListParagraph"/>
                              <w:numPr>
                                <w:ilvl w:val="0"/>
                                <w:numId w:val="4"/>
                              </w:numPr>
                              <w:jc w:val="both"/>
                              <w:rPr>
                                <w:rFonts w:asciiTheme="minorHAnsi" w:hAnsiTheme="minorHAnsi" w:cstheme="minorHAnsi"/>
                                <w:lang w:val="en-US"/>
                              </w:rPr>
                            </w:pPr>
                            <w:r w:rsidRPr="00406B78">
                              <w:rPr>
                                <w:rFonts w:asciiTheme="minorHAnsi" w:hAnsiTheme="minorHAnsi" w:cstheme="minorHAnsi"/>
                                <w:lang w:val="en-US"/>
                              </w:rPr>
                              <w:t xml:space="preserve">Eggs and milk derivatives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A641F" id="Caixa de Texto 2" o:spid="_x0000_s1032" type="#_x0000_t202" style="position:absolute;margin-left:196.4pt;margin-top:8pt;width:270.5pt;height:214.5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" strokecolor="white [3212]">
                <v:textbox>
                  <w:txbxContent>
                    <w:p w14:paraId="0EB80BEC" w14:textId="26675807" w:rsidR="00C21E6A" w:rsidRPr="00990005" w:rsidRDefault="00C21E6A" w:rsidP="008D6250">
                      <w:pPr>
                        <w:jc w:val="both"/>
                        <w:rPr>
                          <w:rFonts w:asciiTheme="minorHAnsi" w:hAnsiTheme="minorHAnsi" w:cstheme="minorHAnsi"/>
                          <w:lang w:val="en-US"/>
                        </w:rPr>
                      </w:pPr>
                      <w:r w:rsidRPr="00990005">
                        <w:rPr>
                          <w:rFonts w:asciiTheme="minorHAnsi" w:hAnsiTheme="minorHAnsi" w:cstheme="minorHAnsi"/>
                          <w:lang w:val="en-US"/>
                        </w:rPr>
                        <w:t>After analy</w:t>
                      </w:r>
                      <w:r w:rsidR="008D6250" w:rsidRPr="00990005">
                        <w:rPr>
                          <w:rFonts w:asciiTheme="minorHAnsi" w:hAnsiTheme="minorHAnsi" w:cstheme="minorHAnsi"/>
                          <w:lang w:val="en-US"/>
                        </w:rPr>
                        <w:t>z</w:t>
                      </w:r>
                      <w:r w:rsidRPr="00990005">
                        <w:rPr>
                          <w:rFonts w:asciiTheme="minorHAnsi" w:hAnsiTheme="minorHAnsi" w:cstheme="minorHAnsi"/>
                          <w:lang w:val="en-US"/>
                        </w:rPr>
                        <w:t xml:space="preserve">ing the </w:t>
                      </w:r>
                      <w:r w:rsidR="00F76458" w:rsidRPr="00990005">
                        <w:rPr>
                          <w:rFonts w:asciiTheme="minorHAnsi" w:hAnsiTheme="minorHAnsi" w:cstheme="minorHAnsi"/>
                          <w:lang w:val="en-US"/>
                        </w:rPr>
                        <w:t>network</w:t>
                      </w:r>
                      <w:r w:rsidR="008D6250" w:rsidRPr="00990005">
                        <w:rPr>
                          <w:rFonts w:asciiTheme="minorHAnsi" w:hAnsiTheme="minorHAnsi" w:cstheme="minorHAnsi"/>
                          <w:lang w:val="en-US"/>
                        </w:rPr>
                        <w:t xml:space="preserve"> (refer to notebook for better visualization)</w:t>
                      </w:r>
                      <w:r w:rsidR="00F76458" w:rsidRPr="00990005">
                        <w:rPr>
                          <w:rFonts w:asciiTheme="minorHAnsi" w:hAnsiTheme="minorHAnsi" w:cstheme="minorHAnsi"/>
                          <w:lang w:val="en-US"/>
                        </w:rPr>
                        <w:t>,</w:t>
                      </w:r>
                      <w:r w:rsidRPr="00990005">
                        <w:rPr>
                          <w:rFonts w:asciiTheme="minorHAnsi" w:hAnsiTheme="minorHAnsi" w:cstheme="minorHAnsi"/>
                          <w:lang w:val="en-US"/>
                        </w:rPr>
                        <w:t xml:space="preserve"> </w:t>
                      </w:r>
                      <w:r w:rsidR="00F76458" w:rsidRPr="00990005">
                        <w:rPr>
                          <w:rFonts w:asciiTheme="minorHAnsi" w:hAnsiTheme="minorHAnsi" w:cstheme="minorHAnsi"/>
                          <w:lang w:val="en-US"/>
                        </w:rPr>
                        <w:t>the</w:t>
                      </w:r>
                      <w:r w:rsidRPr="00990005">
                        <w:rPr>
                          <w:rFonts w:asciiTheme="minorHAnsi" w:hAnsiTheme="minorHAnsi" w:cstheme="minorHAnsi"/>
                          <w:lang w:val="en-US"/>
                        </w:rPr>
                        <w:t xml:space="preserve"> </w:t>
                      </w:r>
                      <w:r w:rsidR="007F4333" w:rsidRPr="00990005">
                        <w:rPr>
                          <w:rFonts w:asciiTheme="minorHAnsi" w:hAnsiTheme="minorHAnsi" w:cstheme="minorHAnsi"/>
                          <w:lang w:val="en-US"/>
                        </w:rPr>
                        <w:t>m</w:t>
                      </w:r>
                      <w:r w:rsidR="008D6250" w:rsidRPr="00990005">
                        <w:rPr>
                          <w:rFonts w:asciiTheme="minorHAnsi" w:hAnsiTheme="minorHAnsi" w:cstheme="minorHAnsi"/>
                          <w:lang w:val="en-US"/>
                        </w:rPr>
                        <w:t>o</w:t>
                      </w:r>
                      <w:r w:rsidR="007F4333" w:rsidRPr="00990005">
                        <w:rPr>
                          <w:rFonts w:asciiTheme="minorHAnsi" w:hAnsiTheme="minorHAnsi" w:cstheme="minorHAnsi"/>
                          <w:lang w:val="en-US"/>
                        </w:rPr>
                        <w:t xml:space="preserve">st </w:t>
                      </w:r>
                      <w:r w:rsidR="003F6391" w:rsidRPr="00990005">
                        <w:rPr>
                          <w:rFonts w:asciiTheme="minorHAnsi" w:hAnsiTheme="minorHAnsi" w:cstheme="minorHAnsi"/>
                          <w:lang w:val="en-US"/>
                        </w:rPr>
                        <w:t>represent</w:t>
                      </w:r>
                      <w:r w:rsidR="00F76458" w:rsidRPr="00990005">
                        <w:rPr>
                          <w:rFonts w:asciiTheme="minorHAnsi" w:hAnsiTheme="minorHAnsi" w:cstheme="minorHAnsi"/>
                          <w:lang w:val="en-US"/>
                        </w:rPr>
                        <w:t>ed</w:t>
                      </w:r>
                      <w:r w:rsidR="003F6391" w:rsidRPr="00990005">
                        <w:rPr>
                          <w:rFonts w:asciiTheme="minorHAnsi" w:hAnsiTheme="minorHAnsi" w:cstheme="minorHAnsi"/>
                          <w:lang w:val="en-US"/>
                        </w:rPr>
                        <w:t xml:space="preserve"> products</w:t>
                      </w:r>
                      <w:r w:rsidR="007F4333" w:rsidRPr="00990005">
                        <w:rPr>
                          <w:rFonts w:asciiTheme="minorHAnsi" w:hAnsiTheme="minorHAnsi" w:cstheme="minorHAnsi"/>
                          <w:lang w:val="en-US"/>
                        </w:rPr>
                        <w:t xml:space="preserve"> are </w:t>
                      </w:r>
                      <w:r w:rsidR="003F6391" w:rsidRPr="00990005">
                        <w:rPr>
                          <w:rFonts w:asciiTheme="minorHAnsi" w:hAnsiTheme="minorHAnsi" w:cstheme="minorHAnsi"/>
                          <w:lang w:val="en-US"/>
                        </w:rPr>
                        <w:t>fresh ones. Th</w:t>
                      </w:r>
                      <w:r w:rsidR="00F76458" w:rsidRPr="00990005">
                        <w:rPr>
                          <w:rFonts w:asciiTheme="minorHAnsi" w:hAnsiTheme="minorHAnsi" w:cstheme="minorHAnsi"/>
                          <w:lang w:val="en-US"/>
                        </w:rPr>
                        <w:t>erefor</w:t>
                      </w:r>
                      <w:r w:rsidR="00990005" w:rsidRPr="00990005">
                        <w:rPr>
                          <w:rFonts w:asciiTheme="minorHAnsi" w:hAnsiTheme="minorHAnsi" w:cstheme="minorHAnsi"/>
                          <w:lang w:val="en-US"/>
                        </w:rPr>
                        <w:t>e,</w:t>
                      </w:r>
                      <w:r w:rsidR="00F76458" w:rsidRPr="00990005">
                        <w:rPr>
                          <w:rFonts w:asciiTheme="minorHAnsi" w:hAnsiTheme="minorHAnsi" w:cstheme="minorHAnsi"/>
                          <w:lang w:val="en-US"/>
                        </w:rPr>
                        <w:t xml:space="preserve"> our group </w:t>
                      </w:r>
                      <w:r w:rsidR="00DC4C8D" w:rsidRPr="00990005">
                        <w:rPr>
                          <w:rFonts w:asciiTheme="minorHAnsi" w:hAnsiTheme="minorHAnsi" w:cstheme="minorHAnsi"/>
                          <w:lang w:val="en-US"/>
                        </w:rPr>
                        <w:t>considers</w:t>
                      </w:r>
                      <w:r w:rsidR="00F76458" w:rsidRPr="00990005">
                        <w:rPr>
                          <w:rFonts w:asciiTheme="minorHAnsi" w:hAnsiTheme="minorHAnsi" w:cstheme="minorHAnsi"/>
                          <w:lang w:val="en-US"/>
                        </w:rPr>
                        <w:t xml:space="preserve"> that the best bet for Instacart is to </w:t>
                      </w:r>
                      <w:r w:rsidR="004F6BE1" w:rsidRPr="00990005">
                        <w:rPr>
                          <w:rFonts w:asciiTheme="minorHAnsi" w:hAnsiTheme="minorHAnsi" w:cstheme="minorHAnsi"/>
                          <w:lang w:val="en-US"/>
                        </w:rPr>
                        <w:t xml:space="preserve">extend product offering in exactly this area, in order to remain the top contender </w:t>
                      </w:r>
                      <w:r w:rsidR="00F0167C" w:rsidRPr="00990005">
                        <w:rPr>
                          <w:rFonts w:asciiTheme="minorHAnsi" w:hAnsiTheme="minorHAnsi" w:cstheme="minorHAnsi"/>
                          <w:lang w:val="en-US"/>
                        </w:rPr>
                        <w:t>in</w:t>
                      </w:r>
                      <w:r w:rsidR="004F6BE1" w:rsidRPr="00990005">
                        <w:rPr>
                          <w:rFonts w:asciiTheme="minorHAnsi" w:hAnsiTheme="minorHAnsi" w:cstheme="minorHAnsi"/>
                          <w:lang w:val="en-US"/>
                        </w:rPr>
                        <w:t xml:space="preserve"> this nich</w:t>
                      </w:r>
                      <w:r w:rsidR="00F0167C" w:rsidRPr="00990005">
                        <w:rPr>
                          <w:rFonts w:asciiTheme="minorHAnsi" w:hAnsiTheme="minorHAnsi" w:cstheme="minorHAnsi"/>
                          <w:lang w:val="en-US"/>
                        </w:rPr>
                        <w:t>e.</w:t>
                      </w:r>
                      <w:r w:rsidR="00A35650" w:rsidRPr="00990005">
                        <w:rPr>
                          <w:rFonts w:asciiTheme="minorHAnsi" w:hAnsiTheme="minorHAnsi" w:cstheme="minorHAnsi"/>
                          <w:lang w:val="en-US"/>
                        </w:rPr>
                        <w:t xml:space="preserve"> Some </w:t>
                      </w:r>
                      <w:r w:rsidR="00AF29D2" w:rsidRPr="00990005">
                        <w:rPr>
                          <w:rFonts w:asciiTheme="minorHAnsi" w:hAnsiTheme="minorHAnsi" w:cstheme="minorHAnsi"/>
                          <w:lang w:val="en-US"/>
                        </w:rPr>
                        <w:t xml:space="preserve">of </w:t>
                      </w:r>
                      <w:r w:rsidR="00660E92" w:rsidRPr="00990005">
                        <w:rPr>
                          <w:rFonts w:asciiTheme="minorHAnsi" w:hAnsiTheme="minorHAnsi" w:cstheme="minorHAnsi"/>
                          <w:lang w:val="en-US"/>
                        </w:rPr>
                        <w:t>these categories of products</w:t>
                      </w:r>
                      <w:r w:rsidR="00AF29D2" w:rsidRPr="00990005">
                        <w:rPr>
                          <w:rFonts w:asciiTheme="minorHAnsi" w:hAnsiTheme="minorHAnsi" w:cstheme="minorHAnsi"/>
                          <w:lang w:val="en-US"/>
                        </w:rPr>
                        <w:t xml:space="preserve"> are the following: </w:t>
                      </w:r>
                    </w:p>
                    <w:p w14:paraId="38DB3F11" w14:textId="0F542BB6" w:rsidR="00406B78" w:rsidRPr="00990005" w:rsidRDefault="00AF29D2" w:rsidP="003C5BD8">
                      <w:pPr>
                        <w:pStyle w:val="ListParagraph"/>
                        <w:numPr>
                          <w:ilvl w:val="0"/>
                          <w:numId w:val="4"/>
                        </w:numPr>
                        <w:jc w:val="both"/>
                        <w:rPr>
                          <w:rFonts w:asciiTheme="minorHAnsi" w:hAnsiTheme="minorHAnsi" w:cstheme="minorHAnsi"/>
                          <w:lang w:val="en-US"/>
                        </w:rPr>
                      </w:pPr>
                      <w:r w:rsidRPr="00B11A9B">
                        <w:rPr>
                          <w:rFonts w:asciiTheme="minorHAnsi" w:hAnsiTheme="minorHAnsi" w:cstheme="minorHAnsi"/>
                          <w:lang w:val="en-US"/>
                        </w:rPr>
                        <w:t>Fresh fruits</w:t>
                      </w:r>
                    </w:p>
                    <w:p w14:paraId="2A1A8964" w14:textId="78037890" w:rsidR="00406B78" w:rsidRPr="00990005" w:rsidRDefault="00AF29D2" w:rsidP="003C5BD8">
                      <w:pPr>
                        <w:pStyle w:val="ListParagraph"/>
                        <w:numPr>
                          <w:ilvl w:val="0"/>
                          <w:numId w:val="4"/>
                        </w:numPr>
                        <w:jc w:val="both"/>
                        <w:rPr>
                          <w:rFonts w:asciiTheme="minorHAnsi" w:hAnsiTheme="minorHAnsi" w:cstheme="minorHAnsi"/>
                          <w:lang w:val="en-US"/>
                        </w:rPr>
                      </w:pPr>
                      <w:r w:rsidRPr="00406B78">
                        <w:rPr>
                          <w:rFonts w:asciiTheme="minorHAnsi" w:hAnsiTheme="minorHAnsi" w:cstheme="minorHAnsi"/>
                          <w:lang w:val="en-US"/>
                        </w:rPr>
                        <w:t>Packaged vegetables &amp; fruits</w:t>
                      </w:r>
                    </w:p>
                    <w:p w14:paraId="6B2D535F" w14:textId="0C36AAF0" w:rsidR="00406B78" w:rsidRPr="00990005" w:rsidRDefault="00AF29D2" w:rsidP="003C5BD8">
                      <w:pPr>
                        <w:pStyle w:val="ListParagraph"/>
                        <w:numPr>
                          <w:ilvl w:val="0"/>
                          <w:numId w:val="4"/>
                        </w:numPr>
                        <w:jc w:val="both"/>
                        <w:rPr>
                          <w:rFonts w:asciiTheme="minorHAnsi" w:hAnsiTheme="minorHAnsi" w:cstheme="minorHAnsi"/>
                          <w:lang w:val="en-US"/>
                        </w:rPr>
                      </w:pPr>
                      <w:r w:rsidRPr="00990005">
                        <w:rPr>
                          <w:rFonts w:asciiTheme="minorHAnsi" w:hAnsiTheme="minorHAnsi" w:cstheme="minorHAnsi"/>
                          <w:lang w:val="en-US"/>
                        </w:rPr>
                        <w:t>Bakery</w:t>
                      </w:r>
                    </w:p>
                    <w:p w14:paraId="793F5F25" w14:textId="7FECC7B0" w:rsidR="00AF29D2" w:rsidRPr="00406B78" w:rsidRDefault="00AF29D2" w:rsidP="003C5BD8">
                      <w:pPr>
                        <w:pStyle w:val="ListParagraph"/>
                        <w:numPr>
                          <w:ilvl w:val="0"/>
                          <w:numId w:val="4"/>
                        </w:numPr>
                        <w:jc w:val="both"/>
                        <w:rPr>
                          <w:rFonts w:asciiTheme="minorHAnsi" w:hAnsiTheme="minorHAnsi" w:cstheme="minorHAnsi"/>
                          <w:lang w:val="en-US"/>
                        </w:rPr>
                      </w:pPr>
                      <w:r w:rsidRPr="00406B78">
                        <w:rPr>
                          <w:rFonts w:asciiTheme="minorHAnsi" w:hAnsiTheme="minorHAnsi" w:cstheme="minorHAnsi"/>
                          <w:lang w:val="en-US"/>
                        </w:rPr>
                        <w:t xml:space="preserve">Eggs and milk derivatives </w:t>
                      </w:r>
                    </w:p>
                  </w:txbxContent>
                </v:textbox>
                <w10:wrap type="square"/>
              </v:shape>
            </w:pict>
          </mc:Fallback>
        </mc:AlternateContent>
      </w:r>
      <w:r w:rsidRPr="00C21E6A">
        <w:rPr>
          <w:rFonts w:ascii="Arial" w:hAnsi="Arial" w:cs="Arial"/>
          <w:lang w:eastAsia="pt-PT"/>
        </w:rPr>
        <w:drawing>
          <wp:inline distT="0" distB="0" distL="0" distR="0" wp14:anchorId="06CCE788" wp14:editId="0026DFD9">
            <wp:extent cx="2197100" cy="2863850"/>
            <wp:effectExtent l="0" t="0" r="0" b="0"/>
            <wp:docPr id="2051" name="Picture 3">
              <a:extLst xmlns:a="http://schemas.openxmlformats.org/drawingml/2006/main">
                <a:ext uri="{FF2B5EF4-FFF2-40B4-BE49-F238E27FC236}">
                  <a16:creationId xmlns:a16="http://schemas.microsoft.com/office/drawing/2014/main" id="{5323D90C-3348-4EF9-93A2-6B037B844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a:extLst>
                        <a:ext uri="{FF2B5EF4-FFF2-40B4-BE49-F238E27FC236}">
                          <a16:creationId xmlns:a16="http://schemas.microsoft.com/office/drawing/2014/main" id="{5323D90C-3348-4EF9-93A2-6B037B844029}"/>
                        </a:ext>
                      </a:extLst>
                    </pic:cNvPr>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315" r="22983"/>
                    <a:stretch/>
                  </pic:blipFill>
                  <pic:spPr bwMode="auto">
                    <a:xfrm>
                      <a:off x="0" y="0"/>
                      <a:ext cx="2197100" cy="2863850"/>
                    </a:xfrm>
                    <a:prstGeom prst="rect">
                      <a:avLst/>
                    </a:prstGeom>
                    <a:noFill/>
                    <a:ln>
                      <a:noFill/>
                    </a:ln>
                    <a:extLst>
                      <a:ext uri="{53640926-AAD7-44D8-BBD7-CCE9431645EC}">
                        <a14:shadowObscured xmlns:a14="http://schemas.microsoft.com/office/drawing/2010/main"/>
                      </a:ext>
                    </a:extLst>
                  </pic:spPr>
                </pic:pic>
              </a:graphicData>
            </a:graphic>
          </wp:inline>
        </w:drawing>
      </w:r>
    </w:p>
    <w:p w14:paraId="1A5DCBFC" w14:textId="3092A15F" w:rsidR="00F66588" w:rsidRPr="00FF4C43" w:rsidRDefault="00F66588" w:rsidP="004234E2">
      <w:pPr>
        <w:ind w:firstLine="708"/>
        <w:jc w:val="both"/>
        <w:rPr>
          <w:rFonts w:ascii="Arial" w:hAnsi="Arial" w:cs="Arial"/>
          <w:b/>
          <w:i/>
          <w:lang w:val="en-US" w:eastAsia="pt-PT"/>
        </w:rPr>
      </w:pPr>
      <w:r w:rsidRPr="00FF4C43">
        <w:rPr>
          <w:rFonts w:ascii="Arial" w:hAnsi="Arial" w:cs="Arial"/>
          <w:b/>
          <w:i/>
          <w:lang w:val="en-US" w:eastAsia="pt-PT"/>
        </w:rPr>
        <w:t>Which types of products can be seen as substitutes?</w:t>
      </w:r>
    </w:p>
    <w:p w14:paraId="68B95164" w14:textId="0472B24B" w:rsidR="002F0C8C" w:rsidRDefault="002F0C8C" w:rsidP="00CD19AF">
      <w:pPr>
        <w:jc w:val="both"/>
        <w:rPr>
          <w:rFonts w:asciiTheme="minorHAnsi" w:eastAsiaTheme="minorEastAsia" w:hAnsiTheme="minorHAnsi" w:cstheme="minorBidi"/>
          <w:sz w:val="20"/>
          <w:szCs w:val="20"/>
          <w:lang w:val="en-US" w:eastAsia="pt-PT"/>
        </w:rPr>
      </w:pPr>
      <w:r w:rsidRPr="53665FA2">
        <w:rPr>
          <w:rFonts w:asciiTheme="minorHAnsi" w:eastAsiaTheme="minorEastAsia" w:hAnsiTheme="minorHAnsi" w:cstheme="minorBidi"/>
          <w:sz w:val="20"/>
          <w:szCs w:val="20"/>
          <w:lang w:val="en-US" w:eastAsia="pt-PT"/>
        </w:rPr>
        <w:t>Substitute</w:t>
      </w:r>
      <w:r w:rsidR="000F3076" w:rsidRPr="53665FA2">
        <w:rPr>
          <w:rFonts w:asciiTheme="minorHAnsi" w:eastAsiaTheme="minorEastAsia" w:hAnsiTheme="minorHAnsi" w:cstheme="minorBidi"/>
          <w:sz w:val="20"/>
          <w:szCs w:val="20"/>
          <w:lang w:val="en-US" w:eastAsia="pt-PT"/>
        </w:rPr>
        <w:t xml:space="preserve"> products can be one of </w:t>
      </w:r>
      <w:r w:rsidR="10FD86E5" w:rsidRPr="53665FA2">
        <w:rPr>
          <w:rFonts w:asciiTheme="minorHAnsi" w:eastAsiaTheme="minorEastAsia" w:hAnsiTheme="minorHAnsi" w:cstheme="minorBidi"/>
          <w:sz w:val="20"/>
          <w:szCs w:val="20"/>
          <w:lang w:val="en-US" w:eastAsia="pt-PT"/>
        </w:rPr>
        <w:t>two</w:t>
      </w:r>
      <w:r w:rsidR="000F3076" w:rsidRPr="53665FA2">
        <w:rPr>
          <w:rFonts w:asciiTheme="minorHAnsi" w:eastAsiaTheme="minorEastAsia" w:hAnsiTheme="minorHAnsi" w:cstheme="minorBidi"/>
          <w:sz w:val="20"/>
          <w:szCs w:val="20"/>
          <w:lang w:val="en-US" w:eastAsia="pt-PT"/>
        </w:rPr>
        <w:t xml:space="preserve"> things, </w:t>
      </w:r>
      <w:r w:rsidR="160252CF" w:rsidRPr="3AE40AB7">
        <w:rPr>
          <w:rFonts w:asciiTheme="minorHAnsi" w:eastAsiaTheme="minorEastAsia" w:hAnsiTheme="minorHAnsi" w:cstheme="minorBidi"/>
          <w:sz w:val="20"/>
          <w:szCs w:val="20"/>
          <w:lang w:val="en-US" w:eastAsia="pt-PT"/>
        </w:rPr>
        <w:t>both</w:t>
      </w:r>
      <w:r w:rsidR="000F3076" w:rsidRPr="53665FA2">
        <w:rPr>
          <w:rFonts w:asciiTheme="minorHAnsi" w:eastAsiaTheme="minorEastAsia" w:hAnsiTheme="minorHAnsi" w:cstheme="minorBidi"/>
          <w:sz w:val="20"/>
          <w:szCs w:val="20"/>
          <w:lang w:val="en-US" w:eastAsia="pt-PT"/>
        </w:rPr>
        <w:t xml:space="preserve"> </w:t>
      </w:r>
      <w:r w:rsidR="76D459BB" w:rsidRPr="53665FA2">
        <w:rPr>
          <w:rFonts w:asciiTheme="minorHAnsi" w:eastAsiaTheme="minorEastAsia" w:hAnsiTheme="minorHAnsi" w:cstheme="minorBidi"/>
          <w:sz w:val="20"/>
          <w:szCs w:val="20"/>
          <w:lang w:val="en-US" w:eastAsia="pt-PT"/>
        </w:rPr>
        <w:t>product</w:t>
      </w:r>
      <w:r w:rsidR="32395EFE" w:rsidRPr="53665FA2">
        <w:rPr>
          <w:rFonts w:asciiTheme="minorHAnsi" w:eastAsiaTheme="minorEastAsia" w:hAnsiTheme="minorHAnsi" w:cstheme="minorBidi"/>
          <w:sz w:val="20"/>
          <w:szCs w:val="20"/>
          <w:lang w:val="en-US" w:eastAsia="pt-PT"/>
        </w:rPr>
        <w:t>s</w:t>
      </w:r>
      <w:r w:rsidR="00E94E3D" w:rsidRPr="53665FA2">
        <w:rPr>
          <w:rFonts w:asciiTheme="minorHAnsi" w:eastAsiaTheme="minorEastAsia" w:hAnsiTheme="minorHAnsi" w:cstheme="minorBidi"/>
          <w:sz w:val="20"/>
          <w:szCs w:val="20"/>
          <w:lang w:val="en-US" w:eastAsia="pt-PT"/>
        </w:rPr>
        <w:t xml:space="preserve"> that replace one another </w:t>
      </w:r>
      <w:r w:rsidR="605F7CC8" w:rsidRPr="18B3B144">
        <w:rPr>
          <w:rFonts w:asciiTheme="minorHAnsi" w:eastAsiaTheme="minorEastAsia" w:hAnsiTheme="minorHAnsi" w:cstheme="minorBidi"/>
          <w:sz w:val="20"/>
          <w:szCs w:val="20"/>
          <w:lang w:val="en-US" w:eastAsia="pt-PT"/>
        </w:rPr>
        <w:t>and</w:t>
      </w:r>
      <w:r w:rsidR="0088018D" w:rsidRPr="53665FA2">
        <w:rPr>
          <w:rFonts w:asciiTheme="minorHAnsi" w:eastAsiaTheme="minorEastAsia" w:hAnsiTheme="minorHAnsi" w:cstheme="minorBidi"/>
          <w:sz w:val="20"/>
          <w:szCs w:val="20"/>
          <w:lang w:val="en-US" w:eastAsia="pt-PT"/>
        </w:rPr>
        <w:t xml:space="preserve"> products that </w:t>
      </w:r>
      <w:r w:rsidRPr="53665FA2">
        <w:rPr>
          <w:rFonts w:asciiTheme="minorHAnsi" w:eastAsiaTheme="minorEastAsia" w:hAnsiTheme="minorHAnsi" w:cstheme="minorBidi"/>
          <w:sz w:val="20"/>
          <w:szCs w:val="20"/>
          <w:lang w:val="en-US" w:eastAsia="pt-PT"/>
        </w:rPr>
        <w:t>clients</w:t>
      </w:r>
      <w:r w:rsidR="0088018D" w:rsidRPr="53665FA2">
        <w:rPr>
          <w:rFonts w:asciiTheme="minorHAnsi" w:eastAsiaTheme="minorEastAsia" w:hAnsiTheme="minorHAnsi" w:cstheme="minorBidi"/>
          <w:sz w:val="20"/>
          <w:szCs w:val="20"/>
          <w:lang w:val="en-US" w:eastAsia="pt-PT"/>
        </w:rPr>
        <w:t xml:space="preserve"> </w:t>
      </w:r>
      <w:r w:rsidRPr="53665FA2">
        <w:rPr>
          <w:rFonts w:asciiTheme="minorHAnsi" w:eastAsiaTheme="minorEastAsia" w:hAnsiTheme="minorHAnsi" w:cstheme="minorBidi"/>
          <w:sz w:val="20"/>
          <w:szCs w:val="20"/>
          <w:lang w:val="en-US" w:eastAsia="pt-PT"/>
        </w:rPr>
        <w:t xml:space="preserve">tend not to buy together. </w:t>
      </w:r>
    </w:p>
    <w:p w14:paraId="4E61CE65" w14:textId="5B4D68A9" w:rsidR="002F0C8C" w:rsidRDefault="005B3B95" w:rsidP="00CD19AF">
      <w:pPr>
        <w:jc w:val="both"/>
        <w:rPr>
          <w:rFonts w:asciiTheme="minorHAnsi" w:eastAsiaTheme="minorEastAsia" w:hAnsiTheme="minorHAnsi" w:cstheme="minorBidi"/>
          <w:sz w:val="20"/>
          <w:szCs w:val="20"/>
          <w:lang w:val="en-US" w:eastAsia="pt-PT"/>
        </w:rPr>
      </w:pPr>
      <w:r w:rsidRPr="53665FA2">
        <w:rPr>
          <w:rFonts w:asciiTheme="minorHAnsi" w:eastAsiaTheme="minorEastAsia" w:hAnsiTheme="minorHAnsi" w:cstheme="minorBidi"/>
          <w:sz w:val="20"/>
          <w:szCs w:val="20"/>
          <w:lang w:val="en-US" w:eastAsia="pt-PT"/>
        </w:rPr>
        <w:t xml:space="preserve">Soft drinks and </w:t>
      </w:r>
      <w:r w:rsidR="00E22953" w:rsidRPr="53665FA2">
        <w:rPr>
          <w:rFonts w:asciiTheme="minorHAnsi" w:eastAsiaTheme="minorEastAsia" w:hAnsiTheme="minorHAnsi" w:cstheme="minorBidi"/>
          <w:sz w:val="20"/>
          <w:szCs w:val="20"/>
          <w:lang w:val="en-US" w:eastAsia="pt-PT"/>
        </w:rPr>
        <w:t>fresh products</w:t>
      </w:r>
      <w:r w:rsidR="009F21E2" w:rsidRPr="53665FA2">
        <w:rPr>
          <w:rFonts w:asciiTheme="minorHAnsi" w:eastAsiaTheme="minorEastAsia" w:hAnsiTheme="minorHAnsi" w:cstheme="minorBidi"/>
          <w:sz w:val="20"/>
          <w:szCs w:val="20"/>
          <w:lang w:val="en-US" w:eastAsia="pt-PT"/>
        </w:rPr>
        <w:t xml:space="preserve"> seem to </w:t>
      </w:r>
      <w:r w:rsidR="00E22953" w:rsidRPr="53665FA2">
        <w:rPr>
          <w:rFonts w:asciiTheme="minorHAnsi" w:eastAsiaTheme="minorEastAsia" w:hAnsiTheme="minorHAnsi" w:cstheme="minorBidi"/>
          <w:sz w:val="20"/>
          <w:szCs w:val="20"/>
          <w:lang w:val="en-US" w:eastAsia="pt-PT"/>
        </w:rPr>
        <w:t>not get</w:t>
      </w:r>
      <w:r w:rsidR="009F21E2" w:rsidRPr="53665FA2">
        <w:rPr>
          <w:rFonts w:asciiTheme="minorHAnsi" w:eastAsiaTheme="minorEastAsia" w:hAnsiTheme="minorHAnsi" w:cstheme="minorBidi"/>
          <w:sz w:val="20"/>
          <w:szCs w:val="20"/>
          <w:lang w:val="en-US" w:eastAsia="pt-PT"/>
        </w:rPr>
        <w:t xml:space="preserve"> well together, as expected. </w:t>
      </w:r>
      <w:r w:rsidR="00D31FD8" w:rsidRPr="53665FA2">
        <w:rPr>
          <w:rFonts w:asciiTheme="minorHAnsi" w:eastAsiaTheme="minorEastAsia" w:hAnsiTheme="minorHAnsi" w:cstheme="minorBidi"/>
          <w:sz w:val="20"/>
          <w:szCs w:val="20"/>
          <w:lang w:val="en-US" w:eastAsia="pt-PT"/>
        </w:rPr>
        <w:t xml:space="preserve">If a </w:t>
      </w:r>
      <w:r w:rsidR="4A4733EC" w:rsidRPr="0003C85A">
        <w:rPr>
          <w:rFonts w:asciiTheme="minorHAnsi" w:eastAsiaTheme="minorEastAsia" w:hAnsiTheme="minorHAnsi" w:cstheme="minorBidi"/>
          <w:sz w:val="20"/>
          <w:szCs w:val="20"/>
          <w:lang w:val="en-US" w:eastAsia="pt-PT"/>
        </w:rPr>
        <w:t>customer</w:t>
      </w:r>
      <w:r w:rsidR="00D31FD8" w:rsidRPr="53665FA2">
        <w:rPr>
          <w:rFonts w:asciiTheme="minorHAnsi" w:eastAsiaTheme="minorEastAsia" w:hAnsiTheme="minorHAnsi" w:cstheme="minorBidi"/>
          <w:sz w:val="20"/>
          <w:szCs w:val="20"/>
          <w:lang w:val="en-US" w:eastAsia="pt-PT"/>
        </w:rPr>
        <w:t xml:space="preserve"> is buying soft </w:t>
      </w:r>
      <w:proofErr w:type="spellStart"/>
      <w:proofErr w:type="gramStart"/>
      <w:r w:rsidR="00D31FD8" w:rsidRPr="53665FA2">
        <w:rPr>
          <w:rFonts w:asciiTheme="minorHAnsi" w:eastAsiaTheme="minorEastAsia" w:hAnsiTheme="minorHAnsi" w:cstheme="minorBidi"/>
          <w:sz w:val="20"/>
          <w:szCs w:val="20"/>
          <w:lang w:val="en-US" w:eastAsia="pt-PT"/>
        </w:rPr>
        <w:t>drink</w:t>
      </w:r>
      <w:r w:rsidR="13694C08" w:rsidRPr="0003C85A">
        <w:rPr>
          <w:rFonts w:asciiTheme="minorHAnsi" w:eastAsiaTheme="minorEastAsia" w:hAnsiTheme="minorHAnsi" w:cstheme="minorBidi"/>
          <w:sz w:val="20"/>
          <w:szCs w:val="20"/>
          <w:lang w:val="en-US" w:eastAsia="pt-PT"/>
        </w:rPr>
        <w:t>,</w:t>
      </w:r>
      <w:r w:rsidR="00D31FD8" w:rsidRPr="53665FA2">
        <w:rPr>
          <w:rFonts w:asciiTheme="minorHAnsi" w:eastAsiaTheme="minorEastAsia" w:hAnsiTheme="minorHAnsi" w:cstheme="minorBidi"/>
          <w:sz w:val="20"/>
          <w:szCs w:val="20"/>
          <w:lang w:val="en-US" w:eastAsia="pt-PT"/>
        </w:rPr>
        <w:t>drink</w:t>
      </w:r>
      <w:r w:rsidR="00163649">
        <w:rPr>
          <w:rFonts w:asciiTheme="minorHAnsi" w:eastAsiaTheme="minorEastAsia" w:hAnsiTheme="minorHAnsi" w:cstheme="minorBidi"/>
          <w:sz w:val="20"/>
          <w:szCs w:val="20"/>
          <w:lang w:val="en-US" w:eastAsia="pt-PT"/>
        </w:rPr>
        <w:t>s</w:t>
      </w:r>
      <w:proofErr w:type="spellEnd"/>
      <w:proofErr w:type="gramEnd"/>
      <w:r w:rsidR="00D31FD8" w:rsidRPr="53665FA2">
        <w:rPr>
          <w:rFonts w:asciiTheme="minorHAnsi" w:eastAsiaTheme="minorEastAsia" w:hAnsiTheme="minorHAnsi" w:cstheme="minorBidi"/>
          <w:sz w:val="20"/>
          <w:szCs w:val="20"/>
          <w:lang w:val="en-US" w:eastAsia="pt-PT"/>
        </w:rPr>
        <w:t xml:space="preserve"> he will not </w:t>
      </w:r>
      <w:r w:rsidR="1241E9EE" w:rsidRPr="0C0CA8FA">
        <w:rPr>
          <w:rFonts w:asciiTheme="minorHAnsi" w:eastAsiaTheme="minorEastAsia" w:hAnsiTheme="minorHAnsi" w:cstheme="minorBidi"/>
          <w:sz w:val="20"/>
          <w:szCs w:val="20"/>
          <w:lang w:val="en-US" w:eastAsia="pt-PT"/>
        </w:rPr>
        <w:t>often</w:t>
      </w:r>
      <w:r w:rsidR="464FB1EC" w:rsidRPr="0C0CA8FA">
        <w:rPr>
          <w:rFonts w:asciiTheme="minorHAnsi" w:eastAsiaTheme="minorEastAsia" w:hAnsiTheme="minorHAnsi" w:cstheme="minorBidi"/>
          <w:sz w:val="20"/>
          <w:szCs w:val="20"/>
          <w:lang w:val="en-US" w:eastAsia="pt-PT"/>
        </w:rPr>
        <w:t xml:space="preserve"> </w:t>
      </w:r>
      <w:r w:rsidR="00D31FD8" w:rsidRPr="53665FA2">
        <w:rPr>
          <w:rFonts w:asciiTheme="minorHAnsi" w:eastAsiaTheme="minorEastAsia" w:hAnsiTheme="minorHAnsi" w:cstheme="minorBidi"/>
          <w:sz w:val="20"/>
          <w:szCs w:val="20"/>
          <w:lang w:val="en-US" w:eastAsia="pt-PT"/>
        </w:rPr>
        <w:t xml:space="preserve">buy </w:t>
      </w:r>
      <w:r w:rsidR="00823D46" w:rsidRPr="53665FA2">
        <w:rPr>
          <w:rFonts w:asciiTheme="minorHAnsi" w:eastAsiaTheme="minorEastAsia" w:hAnsiTheme="minorHAnsi" w:cstheme="minorBidi"/>
          <w:sz w:val="20"/>
          <w:szCs w:val="20"/>
          <w:lang w:val="en-US" w:eastAsia="pt-PT"/>
        </w:rPr>
        <w:t>fresh vegetables, fresh fruits or packaged vegetables f</w:t>
      </w:r>
      <w:r w:rsidR="00E22953" w:rsidRPr="53665FA2">
        <w:rPr>
          <w:rFonts w:asciiTheme="minorHAnsi" w:eastAsiaTheme="minorEastAsia" w:hAnsiTheme="minorHAnsi" w:cstheme="minorBidi"/>
          <w:sz w:val="20"/>
          <w:szCs w:val="20"/>
          <w:lang w:val="en-US" w:eastAsia="pt-PT"/>
        </w:rPr>
        <w:t>ruits.</w:t>
      </w:r>
    </w:p>
    <w:p w14:paraId="455E66D4" w14:textId="20B02F15" w:rsidR="007C5F09" w:rsidRPr="000F3076" w:rsidRDefault="00A84DAE" w:rsidP="000F3076">
      <w:pPr>
        <w:rPr>
          <w:rFonts w:ascii="Arial" w:hAnsi="Arial" w:cs="Arial"/>
          <w:lang w:val="en-US" w:eastAsia="pt-PT"/>
        </w:rPr>
      </w:pPr>
      <w:r>
        <w:rPr>
          <w:noProof/>
        </w:rPr>
        <w:drawing>
          <wp:inline distT="0" distB="0" distL="0" distR="0" wp14:anchorId="3D954534" wp14:editId="5577C202">
            <wp:extent cx="5759449" cy="130365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xmlns:arto="http://schemas.microsoft.com/office/word/2006/arto" id="{762D95AD-C114-4D75-9CE4-F78DFEA6C806}"/>
                        </a:ext>
                      </a:extLst>
                    </a:blip>
                    <a:stretch>
                      <a:fillRect/>
                    </a:stretch>
                  </pic:blipFill>
                  <pic:spPr>
                    <a:xfrm>
                      <a:off x="0" y="0"/>
                      <a:ext cx="5759449" cy="1303655"/>
                    </a:xfrm>
                    <a:prstGeom prst="rect">
                      <a:avLst/>
                    </a:prstGeom>
                  </pic:spPr>
                </pic:pic>
              </a:graphicData>
            </a:graphic>
          </wp:inline>
        </w:drawing>
      </w:r>
    </w:p>
    <w:p w14:paraId="1B674AB5" w14:textId="77777777" w:rsidR="00F66588" w:rsidRPr="00990005" w:rsidRDefault="00F66588" w:rsidP="004234E2">
      <w:pPr>
        <w:ind w:firstLine="708"/>
        <w:jc w:val="both"/>
        <w:rPr>
          <w:rFonts w:ascii="Arial" w:hAnsi="Arial" w:cs="Arial"/>
          <w:b/>
          <w:i/>
          <w:lang w:val="en-US" w:eastAsia="pt-PT"/>
        </w:rPr>
      </w:pPr>
      <w:r w:rsidRPr="00990005">
        <w:rPr>
          <w:rFonts w:ascii="Arial" w:hAnsi="Arial" w:cs="Arial"/>
          <w:b/>
          <w:i/>
          <w:lang w:val="en-US" w:eastAsia="pt-PT"/>
        </w:rPr>
        <w:t>Which items are complementary?</w:t>
      </w:r>
    </w:p>
    <w:p w14:paraId="76E79D64" w14:textId="15FCF8F7" w:rsidR="00755481" w:rsidRDefault="00A84DAE" w:rsidP="00CD19AF">
      <w:pPr>
        <w:jc w:val="both"/>
        <w:rPr>
          <w:rFonts w:asciiTheme="minorHAnsi" w:eastAsiaTheme="minorEastAsia" w:hAnsiTheme="minorHAnsi" w:cstheme="minorBidi"/>
          <w:sz w:val="20"/>
          <w:szCs w:val="20"/>
          <w:lang w:val="en-US" w:eastAsia="pt-PT"/>
        </w:rPr>
      </w:pPr>
      <w:r w:rsidRPr="53665FA2">
        <w:rPr>
          <w:rFonts w:asciiTheme="minorHAnsi" w:eastAsiaTheme="minorEastAsia" w:hAnsiTheme="minorHAnsi" w:cstheme="minorBidi"/>
          <w:sz w:val="20"/>
          <w:szCs w:val="20"/>
          <w:lang w:val="en-US" w:eastAsia="pt-PT"/>
        </w:rPr>
        <w:t xml:space="preserve">Complementary items are the ones that are more likely to </w:t>
      </w:r>
      <w:r w:rsidR="000332C6" w:rsidRPr="53665FA2">
        <w:rPr>
          <w:rFonts w:asciiTheme="minorHAnsi" w:eastAsiaTheme="minorEastAsia" w:hAnsiTheme="minorHAnsi" w:cstheme="minorBidi"/>
          <w:sz w:val="20"/>
          <w:szCs w:val="20"/>
          <w:lang w:val="en-US" w:eastAsia="pt-PT"/>
        </w:rPr>
        <w:t>be seen together than separate</w:t>
      </w:r>
      <w:r w:rsidR="00D51FC8" w:rsidRPr="53665FA2">
        <w:rPr>
          <w:rFonts w:asciiTheme="minorHAnsi" w:eastAsiaTheme="minorEastAsia" w:hAnsiTheme="minorHAnsi" w:cstheme="minorBidi"/>
          <w:sz w:val="20"/>
          <w:szCs w:val="20"/>
          <w:lang w:val="en-US" w:eastAsia="pt-PT"/>
        </w:rPr>
        <w:t>d.</w:t>
      </w:r>
    </w:p>
    <w:p w14:paraId="239A1461" w14:textId="4BFDBEAD" w:rsidR="00F236A8" w:rsidRDefault="009755F8" w:rsidP="00CD19AF">
      <w:pPr>
        <w:jc w:val="both"/>
        <w:rPr>
          <w:rFonts w:asciiTheme="minorHAnsi" w:eastAsiaTheme="minorEastAsia" w:hAnsiTheme="minorHAnsi" w:cstheme="minorBidi"/>
          <w:sz w:val="20"/>
          <w:szCs w:val="20"/>
          <w:lang w:val="en-US" w:eastAsia="pt-PT"/>
        </w:rPr>
      </w:pPr>
      <w:r w:rsidRPr="53665FA2">
        <w:rPr>
          <w:rFonts w:asciiTheme="minorHAnsi" w:eastAsiaTheme="minorEastAsia" w:hAnsiTheme="minorHAnsi" w:cstheme="minorBidi"/>
          <w:sz w:val="20"/>
          <w:szCs w:val="20"/>
          <w:lang w:val="en-US" w:eastAsia="pt-PT"/>
        </w:rPr>
        <w:t xml:space="preserve">Fresh fruits </w:t>
      </w:r>
      <w:proofErr w:type="gramStart"/>
      <w:r w:rsidRPr="53665FA2">
        <w:rPr>
          <w:rFonts w:asciiTheme="minorHAnsi" w:eastAsiaTheme="minorEastAsia" w:hAnsiTheme="minorHAnsi" w:cstheme="minorBidi"/>
          <w:sz w:val="20"/>
          <w:szCs w:val="20"/>
          <w:lang w:val="en-US" w:eastAsia="pt-PT"/>
        </w:rPr>
        <w:t>is</w:t>
      </w:r>
      <w:proofErr w:type="gramEnd"/>
      <w:r w:rsidRPr="53665FA2">
        <w:rPr>
          <w:rFonts w:asciiTheme="minorHAnsi" w:eastAsiaTheme="minorEastAsia" w:hAnsiTheme="minorHAnsi" w:cstheme="minorBidi"/>
          <w:sz w:val="20"/>
          <w:szCs w:val="20"/>
          <w:lang w:val="en-US" w:eastAsia="pt-PT"/>
        </w:rPr>
        <w:t xml:space="preserve"> the </w:t>
      </w:r>
      <w:r w:rsidR="587C51DB" w:rsidRPr="30A559BB">
        <w:rPr>
          <w:rFonts w:asciiTheme="minorHAnsi" w:eastAsiaTheme="minorEastAsia" w:hAnsiTheme="minorHAnsi" w:cstheme="minorBidi"/>
          <w:sz w:val="20"/>
          <w:szCs w:val="20"/>
          <w:lang w:val="en-US" w:eastAsia="pt-PT"/>
        </w:rPr>
        <w:t>item</w:t>
      </w:r>
      <w:r w:rsidR="5AA8A7C8" w:rsidRPr="30A559BB">
        <w:rPr>
          <w:rFonts w:asciiTheme="minorHAnsi" w:eastAsiaTheme="minorEastAsia" w:hAnsiTheme="minorHAnsi" w:cstheme="minorBidi"/>
          <w:sz w:val="20"/>
          <w:szCs w:val="20"/>
          <w:lang w:val="en-US" w:eastAsia="pt-PT"/>
        </w:rPr>
        <w:t>-</w:t>
      </w:r>
      <w:r w:rsidR="68B1AE38" w:rsidRPr="30A559BB">
        <w:rPr>
          <w:rFonts w:asciiTheme="minorHAnsi" w:eastAsiaTheme="minorEastAsia" w:hAnsiTheme="minorHAnsi" w:cstheme="minorBidi"/>
          <w:sz w:val="20"/>
          <w:szCs w:val="20"/>
          <w:lang w:val="en-US" w:eastAsia="pt-PT"/>
        </w:rPr>
        <w:t>set</w:t>
      </w:r>
      <w:r w:rsidRPr="53665FA2">
        <w:rPr>
          <w:rFonts w:asciiTheme="minorHAnsi" w:eastAsiaTheme="minorEastAsia" w:hAnsiTheme="minorHAnsi" w:cstheme="minorBidi"/>
          <w:sz w:val="20"/>
          <w:szCs w:val="20"/>
          <w:lang w:val="en-US" w:eastAsia="pt-PT"/>
        </w:rPr>
        <w:t xml:space="preserve"> that complements </w:t>
      </w:r>
      <w:r w:rsidR="784EEA81" w:rsidRPr="52A0FAF7">
        <w:rPr>
          <w:rFonts w:asciiTheme="minorHAnsi" w:eastAsiaTheme="minorEastAsia" w:hAnsiTheme="minorHAnsi" w:cstheme="minorBidi"/>
          <w:sz w:val="20"/>
          <w:szCs w:val="20"/>
          <w:lang w:val="en-US" w:eastAsia="pt-PT"/>
        </w:rPr>
        <w:t xml:space="preserve">the </w:t>
      </w:r>
      <w:r w:rsidR="784EEA81" w:rsidRPr="6510FDBF">
        <w:rPr>
          <w:rFonts w:asciiTheme="minorHAnsi" w:eastAsiaTheme="minorEastAsia" w:hAnsiTheme="minorHAnsi" w:cstheme="minorBidi"/>
          <w:sz w:val="20"/>
          <w:szCs w:val="20"/>
          <w:lang w:val="en-US" w:eastAsia="pt-PT"/>
        </w:rPr>
        <w:t>most amount</w:t>
      </w:r>
      <w:r w:rsidR="00784D22" w:rsidRPr="53665FA2">
        <w:rPr>
          <w:rFonts w:asciiTheme="minorHAnsi" w:eastAsiaTheme="minorEastAsia" w:hAnsiTheme="minorHAnsi" w:cstheme="minorBidi"/>
          <w:sz w:val="20"/>
          <w:szCs w:val="20"/>
          <w:lang w:val="en-US" w:eastAsia="pt-PT"/>
        </w:rPr>
        <w:t xml:space="preserve"> products, </w:t>
      </w:r>
      <w:r w:rsidR="535599B6" w:rsidRPr="53665FA2">
        <w:rPr>
          <w:rFonts w:asciiTheme="minorHAnsi" w:eastAsiaTheme="minorEastAsia" w:hAnsiTheme="minorHAnsi" w:cstheme="minorBidi"/>
          <w:sz w:val="20"/>
          <w:szCs w:val="20"/>
          <w:lang w:val="en-US" w:eastAsia="pt-PT"/>
        </w:rPr>
        <w:t>these</w:t>
      </w:r>
      <w:r w:rsidR="00784D22" w:rsidRPr="53665FA2">
        <w:rPr>
          <w:rFonts w:asciiTheme="minorHAnsi" w:eastAsiaTheme="minorEastAsia" w:hAnsiTheme="minorHAnsi" w:cstheme="minorBidi"/>
          <w:sz w:val="20"/>
          <w:szCs w:val="20"/>
          <w:lang w:val="en-US" w:eastAsia="pt-PT"/>
        </w:rPr>
        <w:t xml:space="preserve"> other products seem to be other fresh products like packed vegetables eggs, milk, fresh vegetables, bread and yogurt.</w:t>
      </w:r>
    </w:p>
    <w:p w14:paraId="49C5FCBE" w14:textId="314FBBD2" w:rsidR="00784D22" w:rsidRDefault="00F236A8" w:rsidP="00A84DAE">
      <w:r>
        <w:rPr>
          <w:noProof/>
        </w:rPr>
        <w:drawing>
          <wp:inline distT="0" distB="0" distL="0" distR="0" wp14:anchorId="040E102D" wp14:editId="08563D65">
            <wp:extent cx="5759449" cy="130365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xmlns:arto="http://schemas.microsoft.com/office/word/2006/arto" id="{762D95AD-C114-4D75-9CE4-F78DFEA6C806}"/>
                        </a:ext>
                      </a:extLst>
                    </a:blip>
                    <a:stretch>
                      <a:fillRect/>
                    </a:stretch>
                  </pic:blipFill>
                  <pic:spPr>
                    <a:xfrm>
                      <a:off x="0" y="0"/>
                      <a:ext cx="5759449" cy="1303655"/>
                    </a:xfrm>
                    <a:prstGeom prst="rect">
                      <a:avLst/>
                    </a:prstGeom>
                  </pic:spPr>
                </pic:pic>
              </a:graphicData>
            </a:graphic>
          </wp:inline>
        </w:drawing>
      </w:r>
    </w:p>
    <w:p w14:paraId="6BEA0463" w14:textId="1FB8B1B2" w:rsidR="0DC1A60C" w:rsidRPr="006A193B" w:rsidRDefault="0DC1A60C" w:rsidP="58B08A93">
      <w:pPr>
        <w:rPr>
          <w:rFonts w:asciiTheme="minorHAnsi" w:eastAsiaTheme="minorEastAsia" w:hAnsiTheme="minorHAnsi" w:cstheme="minorBidi"/>
          <w:sz w:val="20"/>
          <w:szCs w:val="20"/>
          <w:lang w:val="en-US"/>
        </w:rPr>
      </w:pPr>
      <w:r w:rsidRPr="6172DEB7">
        <w:rPr>
          <w:rFonts w:asciiTheme="minorHAnsi" w:eastAsiaTheme="minorEastAsia" w:hAnsiTheme="minorHAnsi" w:cstheme="minorBidi"/>
          <w:sz w:val="20"/>
          <w:szCs w:val="20"/>
          <w:lang w:val="en-US"/>
        </w:rPr>
        <w:t xml:space="preserve">We also did association rules for substitute and complementary departments. </w:t>
      </w:r>
      <w:r w:rsidR="2B36AB35" w:rsidRPr="6172DEB7">
        <w:rPr>
          <w:rFonts w:asciiTheme="minorHAnsi" w:eastAsiaTheme="minorEastAsia" w:hAnsiTheme="minorHAnsi" w:cstheme="minorBidi"/>
          <w:sz w:val="20"/>
          <w:szCs w:val="20"/>
          <w:lang w:val="en-US"/>
        </w:rPr>
        <w:t xml:space="preserve">The department that substitutes the highest number of other departments is the produce department and the </w:t>
      </w:r>
      <w:r w:rsidR="1DD4C31F" w:rsidRPr="6172DEB7">
        <w:rPr>
          <w:rFonts w:asciiTheme="minorHAnsi" w:eastAsiaTheme="minorEastAsia" w:hAnsiTheme="minorHAnsi" w:cstheme="minorBidi"/>
          <w:sz w:val="20"/>
          <w:szCs w:val="20"/>
          <w:lang w:val="en-US"/>
        </w:rPr>
        <w:t>ones that are most complementary are the dairy eggs and snacks.</w:t>
      </w:r>
    </w:p>
    <w:p w14:paraId="4D98A012" w14:textId="1FB8B1B2" w:rsidR="009C396A" w:rsidRDefault="00974ACD" w:rsidP="00CD19AF">
      <w:pPr>
        <w:jc w:val="both"/>
        <w:rPr>
          <w:rFonts w:asciiTheme="minorHAnsi" w:eastAsiaTheme="minorEastAsia" w:hAnsiTheme="minorHAnsi" w:cstheme="minorBidi"/>
          <w:sz w:val="20"/>
          <w:szCs w:val="20"/>
          <w:lang w:val="en-US" w:eastAsia="pt-PT"/>
        </w:rPr>
      </w:pPr>
      <w:r w:rsidRPr="6172DEB7">
        <w:rPr>
          <w:rFonts w:asciiTheme="minorHAnsi" w:eastAsiaTheme="minorEastAsia" w:hAnsiTheme="minorHAnsi" w:cstheme="minorBidi"/>
          <w:sz w:val="20"/>
          <w:szCs w:val="20"/>
          <w:lang w:val="en-US" w:eastAsia="pt-PT"/>
        </w:rPr>
        <w:t xml:space="preserve">The last question was </w:t>
      </w:r>
      <w:r w:rsidR="000B43C3" w:rsidRPr="6172DEB7">
        <w:rPr>
          <w:rFonts w:asciiTheme="minorHAnsi" w:eastAsiaTheme="minorEastAsia" w:hAnsiTheme="minorHAnsi" w:cstheme="minorBidi"/>
          <w:sz w:val="20"/>
          <w:szCs w:val="20"/>
          <w:lang w:val="en-US" w:eastAsia="pt-PT"/>
        </w:rPr>
        <w:t xml:space="preserve">answered with </w:t>
      </w:r>
      <w:r w:rsidR="00701A6A" w:rsidRPr="6172DEB7">
        <w:rPr>
          <w:rFonts w:asciiTheme="minorHAnsi" w:eastAsiaTheme="minorEastAsia" w:hAnsiTheme="minorHAnsi" w:cstheme="minorBidi"/>
          <w:sz w:val="20"/>
          <w:szCs w:val="20"/>
          <w:lang w:val="en-US" w:eastAsia="pt-PT"/>
        </w:rPr>
        <w:t>a clustering</w:t>
      </w:r>
      <w:r w:rsidR="000B43C3" w:rsidRPr="6172DEB7">
        <w:rPr>
          <w:rFonts w:asciiTheme="minorHAnsi" w:eastAsiaTheme="minorEastAsia" w:hAnsiTheme="minorHAnsi" w:cstheme="minorBidi"/>
          <w:sz w:val="20"/>
          <w:szCs w:val="20"/>
          <w:lang w:val="en-US" w:eastAsia="pt-PT"/>
        </w:rPr>
        <w:t xml:space="preserve"> </w:t>
      </w:r>
      <w:r w:rsidR="00BB6E53" w:rsidRPr="6172DEB7">
        <w:rPr>
          <w:rFonts w:asciiTheme="minorHAnsi" w:eastAsiaTheme="minorEastAsia" w:hAnsiTheme="minorHAnsi" w:cstheme="minorBidi"/>
          <w:sz w:val="20"/>
          <w:szCs w:val="20"/>
          <w:lang w:val="en-US" w:eastAsia="pt-PT"/>
        </w:rPr>
        <w:t>solution.</w:t>
      </w:r>
    </w:p>
    <w:p w14:paraId="59493F54" w14:textId="1FB8B1B2" w:rsidR="0022534C" w:rsidRPr="00FF23DE" w:rsidRDefault="0022534C" w:rsidP="00FF23DE">
      <w:pPr>
        <w:ind w:firstLine="708"/>
        <w:jc w:val="both"/>
        <w:rPr>
          <w:rFonts w:ascii="Arial" w:hAnsi="Arial" w:cs="Arial"/>
          <w:b/>
          <w:i/>
          <w:lang w:val="en-US" w:eastAsia="pt-PT"/>
        </w:rPr>
      </w:pPr>
      <w:r w:rsidRPr="00FF23DE">
        <w:rPr>
          <w:rFonts w:ascii="Arial" w:hAnsi="Arial" w:cs="Arial"/>
          <w:b/>
          <w:i/>
          <w:lang w:val="en-US" w:eastAsia="pt-PT"/>
        </w:rPr>
        <w:t>What are the main types of consumer behavior in the business?</w:t>
      </w:r>
    </w:p>
    <w:p w14:paraId="2128BB31" w14:textId="1FB8B1B2" w:rsidR="0041756B" w:rsidRDefault="00F929E5" w:rsidP="392BAE5D">
      <w:pPr>
        <w:rPr>
          <w:rFonts w:asciiTheme="minorHAnsi" w:eastAsiaTheme="minorEastAsia" w:hAnsiTheme="minorHAnsi" w:cstheme="minorBidi"/>
          <w:lang w:val="en-US" w:eastAsia="pt-PT"/>
        </w:rPr>
      </w:pPr>
      <w:r w:rsidRPr="6172DEB7">
        <w:rPr>
          <w:rFonts w:asciiTheme="minorHAnsi" w:eastAsiaTheme="minorEastAsia" w:hAnsiTheme="minorHAnsi" w:cstheme="minorBidi"/>
          <w:sz w:val="20"/>
          <w:szCs w:val="20"/>
          <w:lang w:val="en-US" w:eastAsia="pt-PT"/>
        </w:rPr>
        <w:t xml:space="preserve">In </w:t>
      </w:r>
      <w:r w:rsidR="00313243" w:rsidRPr="6172DEB7">
        <w:rPr>
          <w:rFonts w:asciiTheme="minorHAnsi" w:eastAsiaTheme="minorEastAsia" w:hAnsiTheme="minorHAnsi" w:cstheme="minorBidi"/>
          <w:sz w:val="20"/>
          <w:szCs w:val="20"/>
          <w:lang w:val="en-US" w:eastAsia="pt-PT"/>
        </w:rPr>
        <w:t>general,</w:t>
      </w:r>
      <w:r w:rsidRPr="6172DEB7">
        <w:rPr>
          <w:rFonts w:asciiTheme="minorHAnsi" w:eastAsiaTheme="minorEastAsia" w:hAnsiTheme="minorHAnsi" w:cstheme="minorBidi"/>
          <w:sz w:val="20"/>
          <w:szCs w:val="20"/>
          <w:lang w:val="en-US" w:eastAsia="pt-PT"/>
        </w:rPr>
        <w:t xml:space="preserve"> we can say that </w:t>
      </w:r>
      <w:r w:rsidR="00C902FE" w:rsidRPr="6172DEB7">
        <w:rPr>
          <w:rFonts w:asciiTheme="minorHAnsi" w:eastAsiaTheme="minorEastAsia" w:hAnsiTheme="minorHAnsi" w:cstheme="minorBidi"/>
          <w:sz w:val="20"/>
          <w:szCs w:val="20"/>
          <w:lang w:val="en-US" w:eastAsia="pt-PT"/>
        </w:rPr>
        <w:t>the average costumer did 5 purchases</w:t>
      </w:r>
      <w:r w:rsidR="00264E8A" w:rsidRPr="6172DEB7">
        <w:rPr>
          <w:rFonts w:asciiTheme="minorHAnsi" w:eastAsiaTheme="minorEastAsia" w:hAnsiTheme="minorHAnsi" w:cstheme="minorBidi"/>
          <w:sz w:val="20"/>
          <w:szCs w:val="20"/>
          <w:lang w:val="en-US" w:eastAsia="pt-PT"/>
        </w:rPr>
        <w:t xml:space="preserve">, shops between </w:t>
      </w:r>
      <w:r w:rsidR="00704BE5" w:rsidRPr="6172DEB7">
        <w:rPr>
          <w:rFonts w:asciiTheme="minorHAnsi" w:eastAsiaTheme="minorEastAsia" w:hAnsiTheme="minorHAnsi" w:cstheme="minorBidi"/>
          <w:sz w:val="20"/>
          <w:szCs w:val="20"/>
          <w:lang w:val="en-US" w:eastAsia="pt-PT"/>
        </w:rPr>
        <w:t>9 and 17, and mostly on days 0 and 1</w:t>
      </w:r>
      <w:r w:rsidR="009D2C47" w:rsidRPr="6172DEB7">
        <w:rPr>
          <w:rFonts w:asciiTheme="minorHAnsi" w:eastAsiaTheme="minorEastAsia" w:hAnsiTheme="minorHAnsi" w:cstheme="minorBidi"/>
          <w:sz w:val="20"/>
          <w:szCs w:val="20"/>
          <w:lang w:val="en-US" w:eastAsia="pt-PT"/>
        </w:rPr>
        <w:t xml:space="preserve">, he usually </w:t>
      </w:r>
      <w:r w:rsidR="00EE7638" w:rsidRPr="6172DEB7">
        <w:rPr>
          <w:rFonts w:asciiTheme="minorHAnsi" w:eastAsiaTheme="minorEastAsia" w:hAnsiTheme="minorHAnsi" w:cstheme="minorBidi"/>
          <w:sz w:val="20"/>
          <w:szCs w:val="20"/>
          <w:lang w:val="en-US" w:eastAsia="pt-PT"/>
        </w:rPr>
        <w:t xml:space="preserve">makes small purchases, around 8 items </w:t>
      </w:r>
      <w:r w:rsidR="00313243" w:rsidRPr="6172DEB7">
        <w:rPr>
          <w:rFonts w:asciiTheme="minorHAnsi" w:eastAsiaTheme="minorEastAsia" w:hAnsiTheme="minorHAnsi" w:cstheme="minorBidi"/>
          <w:sz w:val="20"/>
          <w:szCs w:val="20"/>
          <w:lang w:val="en-US" w:eastAsia="pt-PT"/>
        </w:rPr>
        <w:t>being</w:t>
      </w:r>
      <w:r w:rsidR="00EE7638" w:rsidRPr="6172DEB7">
        <w:rPr>
          <w:rFonts w:asciiTheme="minorHAnsi" w:eastAsiaTheme="minorEastAsia" w:hAnsiTheme="minorHAnsi" w:cstheme="minorBidi"/>
          <w:sz w:val="20"/>
          <w:szCs w:val="20"/>
          <w:lang w:val="en-US" w:eastAsia="pt-PT"/>
        </w:rPr>
        <w:t xml:space="preserve"> at least hal</w:t>
      </w:r>
      <w:r w:rsidR="00313243" w:rsidRPr="6172DEB7">
        <w:rPr>
          <w:rFonts w:asciiTheme="minorHAnsi" w:eastAsiaTheme="minorEastAsia" w:hAnsiTheme="minorHAnsi" w:cstheme="minorBidi"/>
          <w:sz w:val="20"/>
          <w:szCs w:val="20"/>
          <w:lang w:val="en-US" w:eastAsia="pt-PT"/>
        </w:rPr>
        <w:t>f of them re-ordered. In an attempt of having a wide</w:t>
      </w:r>
      <w:r w:rsidR="00CD19AF" w:rsidRPr="6172DEB7">
        <w:rPr>
          <w:rFonts w:asciiTheme="minorHAnsi" w:eastAsiaTheme="minorEastAsia" w:hAnsiTheme="minorHAnsi" w:cstheme="minorBidi"/>
          <w:sz w:val="20"/>
          <w:szCs w:val="20"/>
          <w:lang w:val="en-US" w:eastAsia="pt-PT"/>
        </w:rPr>
        <w:t>r</w:t>
      </w:r>
      <w:r w:rsidR="00313243" w:rsidRPr="6172DEB7">
        <w:rPr>
          <w:rFonts w:asciiTheme="minorHAnsi" w:eastAsiaTheme="minorEastAsia" w:hAnsiTheme="minorHAnsi" w:cstheme="minorBidi"/>
          <w:sz w:val="20"/>
          <w:szCs w:val="20"/>
          <w:lang w:val="en-US" w:eastAsia="pt-PT"/>
        </w:rPr>
        <w:t xml:space="preserve"> an</w:t>
      </w:r>
      <w:r w:rsidR="00D1507F" w:rsidRPr="6172DEB7">
        <w:rPr>
          <w:rFonts w:asciiTheme="minorHAnsi" w:eastAsiaTheme="minorEastAsia" w:hAnsiTheme="minorHAnsi" w:cstheme="minorBidi"/>
          <w:sz w:val="20"/>
          <w:szCs w:val="20"/>
          <w:lang w:val="en-US" w:eastAsia="pt-PT"/>
        </w:rPr>
        <w:t xml:space="preserve">alysis we </w:t>
      </w:r>
      <w:r w:rsidR="00032D9A" w:rsidRPr="6172DEB7">
        <w:rPr>
          <w:rFonts w:asciiTheme="minorHAnsi" w:eastAsiaTheme="minorEastAsia" w:hAnsiTheme="minorHAnsi" w:cstheme="minorBidi"/>
          <w:sz w:val="20"/>
          <w:szCs w:val="20"/>
          <w:lang w:val="en-US" w:eastAsia="pt-PT"/>
        </w:rPr>
        <w:t>used a cluster solution and got the following 4 clusters:</w:t>
      </w:r>
      <w:r w:rsidR="0041756B">
        <w:rPr>
          <w:noProof/>
        </w:rPr>
        <w:drawing>
          <wp:inline distT="0" distB="0" distL="0" distR="0" wp14:anchorId="73386C85" wp14:editId="7F678E34">
            <wp:extent cx="5759449" cy="345249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FF2B5EF4-FFF2-40B4-BE49-F238E27FC236}">
                          <a16:creationId xmlns:arto="http://schemas.microsoft.com/office/word/2006/arto" xmlns:a16="http://schemas.microsoft.com/office/drawing/2014/main"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 id="{934205FA-0920-4395-82EB-5997CF86592E}"/>
                        </a:ext>
                      </a:extLst>
                    </a:blip>
                    <a:stretch>
                      <a:fillRect/>
                    </a:stretch>
                  </pic:blipFill>
                  <pic:spPr>
                    <a:xfrm>
                      <a:off x="0" y="0"/>
                      <a:ext cx="5759449" cy="3452495"/>
                    </a:xfrm>
                    <a:prstGeom prst="rect">
                      <a:avLst/>
                    </a:prstGeom>
                  </pic:spPr>
                </pic:pic>
              </a:graphicData>
            </a:graphic>
          </wp:inline>
        </w:drawing>
      </w:r>
    </w:p>
    <w:p w14:paraId="3C16BFEB" w14:textId="7CEDE433" w:rsidR="006E2577" w:rsidRPr="006E2577" w:rsidRDefault="006E2577" w:rsidP="00C32D97">
      <w:pPr>
        <w:jc w:val="both"/>
        <w:rPr>
          <w:rFonts w:asciiTheme="minorHAnsi" w:eastAsiaTheme="minorEastAsia" w:hAnsiTheme="minorHAnsi" w:cstheme="minorBidi"/>
          <w:sz w:val="20"/>
          <w:szCs w:val="20"/>
          <w:lang w:val="en-US" w:eastAsia="pt-PT"/>
        </w:rPr>
      </w:pPr>
      <w:r w:rsidRPr="006E2577">
        <w:rPr>
          <w:rFonts w:asciiTheme="minorHAnsi" w:eastAsiaTheme="minorEastAsia" w:hAnsiTheme="minorHAnsi" w:cstheme="minorBidi"/>
          <w:sz w:val="20"/>
          <w:szCs w:val="20"/>
          <w:lang w:val="en-US" w:eastAsia="pt-PT"/>
        </w:rPr>
        <w:t>Cluster 0 “</w:t>
      </w:r>
      <w:r w:rsidRPr="006E2577">
        <w:rPr>
          <w:rFonts w:asciiTheme="minorHAnsi" w:eastAsiaTheme="minorEastAsia" w:hAnsiTheme="minorHAnsi" w:cstheme="minorBidi"/>
          <w:i/>
          <w:sz w:val="20"/>
          <w:szCs w:val="20"/>
          <w:lang w:val="en-US" w:eastAsia="pt-PT"/>
        </w:rPr>
        <w:t>Weekend Usual Purchase”</w:t>
      </w:r>
      <w:r w:rsidRPr="006E2577">
        <w:rPr>
          <w:rFonts w:asciiTheme="minorHAnsi" w:eastAsiaTheme="minorEastAsia" w:hAnsiTheme="minorHAnsi" w:cstheme="minorBidi"/>
          <w:sz w:val="20"/>
          <w:szCs w:val="20"/>
          <w:lang w:val="en-US" w:eastAsia="pt-PT"/>
        </w:rPr>
        <w:t>:</w:t>
      </w:r>
      <w:r w:rsidR="00107E84" w:rsidRPr="64C9771A">
        <w:rPr>
          <w:rFonts w:asciiTheme="minorHAnsi" w:eastAsiaTheme="minorEastAsia" w:hAnsiTheme="minorHAnsi" w:cstheme="minorBidi"/>
          <w:sz w:val="20"/>
          <w:szCs w:val="20"/>
          <w:lang w:val="en-US" w:eastAsia="pt-PT"/>
        </w:rPr>
        <w:t xml:space="preserve"> </w:t>
      </w:r>
      <w:r w:rsidR="0091218C" w:rsidRPr="64C9771A">
        <w:rPr>
          <w:rFonts w:asciiTheme="minorHAnsi" w:eastAsiaTheme="minorEastAsia" w:hAnsiTheme="minorHAnsi" w:cstheme="minorBidi"/>
          <w:sz w:val="20"/>
          <w:szCs w:val="20"/>
          <w:lang w:val="en-US" w:eastAsia="pt-PT"/>
        </w:rPr>
        <w:t>these customers</w:t>
      </w:r>
      <w:r w:rsidR="001173AA" w:rsidRPr="64C9771A">
        <w:rPr>
          <w:rFonts w:asciiTheme="minorHAnsi" w:eastAsiaTheme="minorEastAsia" w:hAnsiTheme="minorHAnsi" w:cstheme="minorBidi"/>
          <w:sz w:val="20"/>
          <w:szCs w:val="20"/>
          <w:lang w:val="en-US" w:eastAsia="pt-PT"/>
        </w:rPr>
        <w:t xml:space="preserve"> tend </w:t>
      </w:r>
      <w:r w:rsidR="00814119" w:rsidRPr="64C9771A">
        <w:rPr>
          <w:rFonts w:asciiTheme="minorHAnsi" w:eastAsiaTheme="minorEastAsia" w:hAnsiTheme="minorHAnsi" w:cstheme="minorBidi"/>
          <w:sz w:val="20"/>
          <w:szCs w:val="20"/>
          <w:lang w:val="en-US" w:eastAsia="pt-PT"/>
        </w:rPr>
        <w:t xml:space="preserve">to buy </w:t>
      </w:r>
      <w:r w:rsidR="00B61DC1" w:rsidRPr="64C9771A">
        <w:rPr>
          <w:rFonts w:asciiTheme="minorHAnsi" w:eastAsiaTheme="minorEastAsia" w:hAnsiTheme="minorHAnsi" w:cstheme="minorBidi"/>
          <w:sz w:val="20"/>
          <w:szCs w:val="20"/>
          <w:lang w:val="en-US" w:eastAsia="pt-PT"/>
        </w:rPr>
        <w:t xml:space="preserve">medium </w:t>
      </w:r>
      <w:proofErr w:type="gramStart"/>
      <w:r w:rsidR="00B61DC1" w:rsidRPr="64C9771A">
        <w:rPr>
          <w:rFonts w:asciiTheme="minorHAnsi" w:eastAsiaTheme="minorEastAsia" w:hAnsiTheme="minorHAnsi" w:cstheme="minorBidi"/>
          <w:sz w:val="20"/>
          <w:szCs w:val="20"/>
          <w:lang w:val="en-US" w:eastAsia="pt-PT"/>
        </w:rPr>
        <w:t>amount</w:t>
      </w:r>
      <w:proofErr w:type="gramEnd"/>
      <w:r w:rsidR="00B61DC1" w:rsidRPr="64C9771A">
        <w:rPr>
          <w:rFonts w:asciiTheme="minorHAnsi" w:eastAsiaTheme="minorEastAsia" w:hAnsiTheme="minorHAnsi" w:cstheme="minorBidi"/>
          <w:sz w:val="20"/>
          <w:szCs w:val="20"/>
          <w:lang w:val="en-US" w:eastAsia="pt-PT"/>
        </w:rPr>
        <w:t xml:space="preserve"> of products</w:t>
      </w:r>
      <w:r w:rsidR="002337A6" w:rsidRPr="64C9771A">
        <w:rPr>
          <w:rFonts w:asciiTheme="minorHAnsi" w:eastAsiaTheme="minorEastAsia" w:hAnsiTheme="minorHAnsi" w:cstheme="minorBidi"/>
          <w:sz w:val="20"/>
          <w:szCs w:val="20"/>
          <w:lang w:val="en-US" w:eastAsia="pt-PT"/>
        </w:rPr>
        <w:t>, half of them being reordered</w:t>
      </w:r>
      <w:r w:rsidR="00B61DC1" w:rsidRPr="64C9771A">
        <w:rPr>
          <w:rFonts w:asciiTheme="minorHAnsi" w:eastAsiaTheme="minorEastAsia" w:hAnsiTheme="minorHAnsi" w:cstheme="minorBidi"/>
          <w:sz w:val="20"/>
          <w:szCs w:val="20"/>
          <w:lang w:val="en-US" w:eastAsia="pt-PT"/>
        </w:rPr>
        <w:t>, usually at the end of</w:t>
      </w:r>
      <w:r w:rsidR="00414A32" w:rsidRPr="64C9771A">
        <w:rPr>
          <w:rFonts w:asciiTheme="minorHAnsi" w:eastAsiaTheme="minorEastAsia" w:hAnsiTheme="minorHAnsi" w:cstheme="minorBidi"/>
          <w:sz w:val="20"/>
          <w:szCs w:val="20"/>
          <w:lang w:val="en-US" w:eastAsia="pt-PT"/>
        </w:rPr>
        <w:t xml:space="preserve"> the week</w:t>
      </w:r>
      <w:r w:rsidR="002337A6" w:rsidRPr="64C9771A">
        <w:rPr>
          <w:rFonts w:asciiTheme="minorHAnsi" w:eastAsiaTheme="minorEastAsia" w:hAnsiTheme="minorHAnsi" w:cstheme="minorBidi"/>
          <w:sz w:val="20"/>
          <w:szCs w:val="20"/>
          <w:lang w:val="en-US" w:eastAsia="pt-PT"/>
        </w:rPr>
        <w:t>.</w:t>
      </w:r>
    </w:p>
    <w:p w14:paraId="4FCD734F" w14:textId="56F6E5DA" w:rsidR="006E2577" w:rsidRPr="006E2577" w:rsidRDefault="006E2577" w:rsidP="00C32D97">
      <w:pPr>
        <w:jc w:val="both"/>
        <w:rPr>
          <w:rFonts w:asciiTheme="minorHAnsi" w:eastAsiaTheme="minorEastAsia" w:hAnsiTheme="minorHAnsi" w:cstheme="minorBidi"/>
          <w:sz w:val="20"/>
          <w:szCs w:val="20"/>
          <w:lang w:val="en-US" w:eastAsia="pt-PT"/>
        </w:rPr>
      </w:pPr>
      <w:r w:rsidRPr="006E2577">
        <w:rPr>
          <w:rFonts w:asciiTheme="minorHAnsi" w:eastAsiaTheme="minorEastAsia" w:hAnsiTheme="minorHAnsi" w:cstheme="minorBidi"/>
          <w:sz w:val="20"/>
          <w:szCs w:val="20"/>
          <w:lang w:val="en-US" w:eastAsia="pt-PT"/>
        </w:rPr>
        <w:t>Cluster 1 “</w:t>
      </w:r>
      <w:r w:rsidRPr="006E2577">
        <w:rPr>
          <w:rFonts w:asciiTheme="minorHAnsi" w:eastAsiaTheme="minorEastAsia" w:hAnsiTheme="minorHAnsi" w:cstheme="minorBidi"/>
          <w:i/>
          <w:sz w:val="20"/>
          <w:szCs w:val="20"/>
          <w:lang w:val="en-US" w:eastAsia="pt-PT"/>
        </w:rPr>
        <w:t>First</w:t>
      </w:r>
      <w:r w:rsidRPr="006E2577">
        <w:rPr>
          <w:rFonts w:asciiTheme="minorHAnsi" w:eastAsiaTheme="minorEastAsia" w:hAnsiTheme="minorHAnsi" w:cstheme="minorBidi"/>
          <w:sz w:val="20"/>
          <w:szCs w:val="20"/>
          <w:lang w:val="en-US" w:eastAsia="pt-PT"/>
        </w:rPr>
        <w:t xml:space="preserve"> </w:t>
      </w:r>
      <w:r w:rsidRPr="006E2577">
        <w:rPr>
          <w:rFonts w:asciiTheme="minorHAnsi" w:eastAsiaTheme="minorEastAsia" w:hAnsiTheme="minorHAnsi" w:cstheme="minorBidi"/>
          <w:i/>
          <w:sz w:val="20"/>
          <w:szCs w:val="20"/>
          <w:lang w:val="en-US" w:eastAsia="pt-PT"/>
        </w:rPr>
        <w:t>Try Purchase”</w:t>
      </w:r>
      <w:r w:rsidRPr="006E2577">
        <w:rPr>
          <w:rFonts w:asciiTheme="minorHAnsi" w:eastAsiaTheme="minorEastAsia" w:hAnsiTheme="minorHAnsi" w:cstheme="minorBidi"/>
          <w:sz w:val="20"/>
          <w:szCs w:val="20"/>
          <w:lang w:val="en-US" w:eastAsia="pt-PT"/>
        </w:rPr>
        <w:t>:</w:t>
      </w:r>
      <w:r w:rsidR="002337A6" w:rsidRPr="64C9771A">
        <w:rPr>
          <w:rFonts w:asciiTheme="minorHAnsi" w:eastAsiaTheme="minorEastAsia" w:hAnsiTheme="minorHAnsi" w:cstheme="minorBidi"/>
          <w:sz w:val="20"/>
          <w:szCs w:val="20"/>
          <w:lang w:val="en-US" w:eastAsia="pt-PT"/>
        </w:rPr>
        <w:t xml:space="preserve"> This are our n</w:t>
      </w:r>
      <w:r w:rsidR="002337A6" w:rsidRPr="006E2577">
        <w:rPr>
          <w:rFonts w:asciiTheme="minorHAnsi" w:eastAsiaTheme="minorEastAsia" w:hAnsiTheme="minorHAnsi" w:cstheme="minorBidi"/>
          <w:sz w:val="20"/>
          <w:szCs w:val="20"/>
          <w:lang w:val="en-US" w:eastAsia="pt-PT"/>
        </w:rPr>
        <w:t>ew costumers</w:t>
      </w:r>
      <w:r w:rsidR="002337A6" w:rsidRPr="64C9771A">
        <w:rPr>
          <w:rFonts w:asciiTheme="minorHAnsi" w:eastAsiaTheme="minorEastAsia" w:hAnsiTheme="minorHAnsi" w:cstheme="minorBidi"/>
          <w:sz w:val="20"/>
          <w:szCs w:val="20"/>
          <w:lang w:val="en-US" w:eastAsia="pt-PT"/>
        </w:rPr>
        <w:t>,</w:t>
      </w:r>
      <w:r w:rsidR="00225E3D" w:rsidRPr="64C9771A">
        <w:rPr>
          <w:rFonts w:asciiTheme="minorHAnsi" w:eastAsiaTheme="minorEastAsia" w:hAnsiTheme="minorHAnsi" w:cstheme="minorBidi"/>
          <w:sz w:val="20"/>
          <w:szCs w:val="20"/>
          <w:lang w:val="en-US" w:eastAsia="pt-PT"/>
        </w:rPr>
        <w:t xml:space="preserve"> orde</w:t>
      </w:r>
      <w:r w:rsidR="009B7431" w:rsidRPr="64C9771A">
        <w:rPr>
          <w:rFonts w:asciiTheme="minorHAnsi" w:eastAsiaTheme="minorEastAsia" w:hAnsiTheme="minorHAnsi" w:cstheme="minorBidi"/>
          <w:sz w:val="20"/>
          <w:szCs w:val="20"/>
          <w:lang w:val="en-US" w:eastAsia="pt-PT"/>
        </w:rPr>
        <w:t xml:space="preserve">r at the middle of the week and since they are just trying out the </w:t>
      </w:r>
      <w:r w:rsidR="0091218C" w:rsidRPr="64C9771A">
        <w:rPr>
          <w:rFonts w:asciiTheme="minorHAnsi" w:eastAsiaTheme="minorEastAsia" w:hAnsiTheme="minorHAnsi" w:cstheme="minorBidi"/>
          <w:sz w:val="20"/>
          <w:szCs w:val="20"/>
          <w:lang w:val="en-US" w:eastAsia="pt-PT"/>
        </w:rPr>
        <w:t>app,</w:t>
      </w:r>
      <w:r w:rsidR="009B7431" w:rsidRPr="64C9771A">
        <w:rPr>
          <w:rFonts w:asciiTheme="minorHAnsi" w:eastAsiaTheme="minorEastAsia" w:hAnsiTheme="minorHAnsi" w:cstheme="minorBidi"/>
          <w:sz w:val="20"/>
          <w:szCs w:val="20"/>
          <w:lang w:val="en-US" w:eastAsia="pt-PT"/>
        </w:rPr>
        <w:t xml:space="preserve"> they tend to order low </w:t>
      </w:r>
      <w:r w:rsidR="0091218C" w:rsidRPr="64C9771A">
        <w:rPr>
          <w:rFonts w:asciiTheme="minorHAnsi" w:eastAsiaTheme="minorEastAsia" w:hAnsiTheme="minorHAnsi" w:cstheme="minorBidi"/>
          <w:sz w:val="20"/>
          <w:szCs w:val="20"/>
          <w:lang w:val="en-US" w:eastAsia="pt-PT"/>
        </w:rPr>
        <w:t>number</w:t>
      </w:r>
      <w:r w:rsidR="009B7431" w:rsidRPr="64C9771A">
        <w:rPr>
          <w:rFonts w:asciiTheme="minorHAnsi" w:eastAsiaTheme="minorEastAsia" w:hAnsiTheme="minorHAnsi" w:cstheme="minorBidi"/>
          <w:sz w:val="20"/>
          <w:szCs w:val="20"/>
          <w:lang w:val="en-US" w:eastAsia="pt-PT"/>
        </w:rPr>
        <w:t xml:space="preserve"> of products.</w:t>
      </w:r>
    </w:p>
    <w:p w14:paraId="6DD1101E" w14:textId="13AFE00F" w:rsidR="006E2577" w:rsidRPr="006E2577" w:rsidRDefault="006E2577" w:rsidP="00C32D97">
      <w:pPr>
        <w:jc w:val="both"/>
        <w:rPr>
          <w:rFonts w:asciiTheme="minorHAnsi" w:eastAsiaTheme="minorEastAsia" w:hAnsiTheme="minorHAnsi" w:cstheme="minorBidi"/>
          <w:sz w:val="20"/>
          <w:szCs w:val="20"/>
          <w:lang w:val="en-US" w:eastAsia="pt-PT"/>
        </w:rPr>
      </w:pPr>
      <w:r w:rsidRPr="006E2577">
        <w:rPr>
          <w:rFonts w:asciiTheme="minorHAnsi" w:eastAsiaTheme="minorEastAsia" w:hAnsiTheme="minorHAnsi" w:cstheme="minorBidi"/>
          <w:sz w:val="20"/>
          <w:szCs w:val="20"/>
          <w:lang w:val="en-US" w:eastAsia="pt-PT"/>
        </w:rPr>
        <w:t>Cluster 2 “</w:t>
      </w:r>
      <w:r w:rsidRPr="006E2577">
        <w:rPr>
          <w:rFonts w:asciiTheme="minorHAnsi" w:eastAsiaTheme="minorEastAsia" w:hAnsiTheme="minorHAnsi" w:cstheme="minorBidi"/>
          <w:i/>
          <w:sz w:val="20"/>
          <w:szCs w:val="20"/>
          <w:lang w:val="en-US" w:eastAsia="pt-PT"/>
        </w:rPr>
        <w:t>Last Purchase”</w:t>
      </w:r>
      <w:r w:rsidRPr="006E2577">
        <w:rPr>
          <w:rFonts w:asciiTheme="minorHAnsi" w:eastAsiaTheme="minorEastAsia" w:hAnsiTheme="minorHAnsi" w:cstheme="minorBidi"/>
          <w:sz w:val="20"/>
          <w:szCs w:val="20"/>
          <w:lang w:val="en-US" w:eastAsia="pt-PT"/>
        </w:rPr>
        <w:t>:</w:t>
      </w:r>
      <w:r w:rsidR="009B7431" w:rsidRPr="64C9771A">
        <w:rPr>
          <w:rFonts w:asciiTheme="minorHAnsi" w:eastAsiaTheme="minorEastAsia" w:hAnsiTheme="minorHAnsi" w:cstheme="minorBidi"/>
          <w:sz w:val="20"/>
          <w:szCs w:val="20"/>
          <w:lang w:val="en-US" w:eastAsia="pt-PT"/>
        </w:rPr>
        <w:t xml:space="preserve"> </w:t>
      </w:r>
      <w:r w:rsidRPr="006E2577">
        <w:rPr>
          <w:rFonts w:asciiTheme="minorHAnsi" w:eastAsiaTheme="minorEastAsia" w:hAnsiTheme="minorHAnsi" w:cstheme="minorBidi"/>
          <w:sz w:val="20"/>
          <w:szCs w:val="20"/>
          <w:lang w:val="en-US" w:eastAsia="pt-PT"/>
        </w:rPr>
        <w:t>Churned costumers</w:t>
      </w:r>
      <w:r w:rsidR="009B7431" w:rsidRPr="64C9771A">
        <w:rPr>
          <w:rFonts w:asciiTheme="minorHAnsi" w:eastAsiaTheme="minorEastAsia" w:hAnsiTheme="minorHAnsi" w:cstheme="minorBidi"/>
          <w:sz w:val="20"/>
          <w:szCs w:val="20"/>
          <w:lang w:val="en-US" w:eastAsia="pt-PT"/>
        </w:rPr>
        <w:t xml:space="preserve"> that buy </w:t>
      </w:r>
      <w:r w:rsidR="00613F71" w:rsidRPr="64C9771A">
        <w:rPr>
          <w:rFonts w:asciiTheme="minorHAnsi" w:eastAsiaTheme="minorEastAsia" w:hAnsiTheme="minorHAnsi" w:cstheme="minorBidi"/>
          <w:sz w:val="20"/>
          <w:szCs w:val="20"/>
          <w:lang w:val="en-US" w:eastAsia="pt-PT"/>
        </w:rPr>
        <w:t>mostly during the middle of the week a</w:t>
      </w:r>
      <w:r w:rsidR="009F4049" w:rsidRPr="64C9771A">
        <w:rPr>
          <w:rFonts w:asciiTheme="minorHAnsi" w:eastAsiaTheme="minorEastAsia" w:hAnsiTheme="minorHAnsi" w:cstheme="minorBidi"/>
          <w:sz w:val="20"/>
          <w:szCs w:val="20"/>
          <w:lang w:val="en-US" w:eastAsia="pt-PT"/>
        </w:rPr>
        <w:t>nd bu</w:t>
      </w:r>
      <w:r w:rsidR="003604B1" w:rsidRPr="64C9771A">
        <w:rPr>
          <w:rFonts w:asciiTheme="minorHAnsi" w:eastAsiaTheme="minorEastAsia" w:hAnsiTheme="minorHAnsi" w:cstheme="minorBidi"/>
          <w:sz w:val="20"/>
          <w:szCs w:val="20"/>
          <w:lang w:val="en-US" w:eastAsia="pt-PT"/>
        </w:rPr>
        <w:t xml:space="preserve">y </w:t>
      </w:r>
      <w:r w:rsidR="00651FC4" w:rsidRPr="64C9771A">
        <w:rPr>
          <w:rFonts w:asciiTheme="minorHAnsi" w:eastAsiaTheme="minorEastAsia" w:hAnsiTheme="minorHAnsi" w:cstheme="minorBidi"/>
          <w:sz w:val="20"/>
          <w:szCs w:val="20"/>
          <w:lang w:val="en-US" w:eastAsia="pt-PT"/>
        </w:rPr>
        <w:t xml:space="preserve">in average a medium </w:t>
      </w:r>
      <w:r w:rsidR="0091218C" w:rsidRPr="64C9771A">
        <w:rPr>
          <w:rFonts w:asciiTheme="minorHAnsi" w:eastAsiaTheme="minorEastAsia" w:hAnsiTheme="minorHAnsi" w:cstheme="minorBidi"/>
          <w:sz w:val="20"/>
          <w:szCs w:val="20"/>
          <w:lang w:val="en-US" w:eastAsia="pt-PT"/>
        </w:rPr>
        <w:t>number</w:t>
      </w:r>
      <w:r w:rsidR="00651FC4" w:rsidRPr="64C9771A">
        <w:rPr>
          <w:rFonts w:asciiTheme="minorHAnsi" w:eastAsiaTheme="minorEastAsia" w:hAnsiTheme="minorHAnsi" w:cstheme="minorBidi"/>
          <w:sz w:val="20"/>
          <w:szCs w:val="20"/>
          <w:lang w:val="en-US" w:eastAsia="pt-PT"/>
        </w:rPr>
        <w:t xml:space="preserve"> of products</w:t>
      </w:r>
      <w:r w:rsidR="0091218C" w:rsidRPr="64C9771A">
        <w:rPr>
          <w:rFonts w:asciiTheme="minorHAnsi" w:eastAsiaTheme="minorEastAsia" w:hAnsiTheme="minorHAnsi" w:cstheme="minorBidi"/>
          <w:sz w:val="20"/>
          <w:szCs w:val="20"/>
          <w:lang w:val="en-US" w:eastAsia="pt-PT"/>
        </w:rPr>
        <w:t>.</w:t>
      </w:r>
    </w:p>
    <w:p w14:paraId="570DEB72" w14:textId="0003C263" w:rsidR="009B3406" w:rsidRPr="0091218C" w:rsidRDefault="006E2577" w:rsidP="00C32D97">
      <w:pPr>
        <w:jc w:val="both"/>
        <w:rPr>
          <w:rFonts w:asciiTheme="minorHAnsi" w:eastAsiaTheme="minorEastAsia" w:hAnsiTheme="minorHAnsi" w:cstheme="minorBidi"/>
          <w:sz w:val="20"/>
          <w:szCs w:val="20"/>
          <w:lang w:val="en-US" w:eastAsia="pt-PT"/>
        </w:rPr>
      </w:pPr>
      <w:r w:rsidRPr="006E2577">
        <w:rPr>
          <w:rFonts w:asciiTheme="minorHAnsi" w:eastAsiaTheme="minorEastAsia" w:hAnsiTheme="minorHAnsi" w:cstheme="minorBidi"/>
          <w:sz w:val="20"/>
          <w:szCs w:val="20"/>
          <w:lang w:val="en-US" w:eastAsia="pt-PT"/>
        </w:rPr>
        <w:t>Cluster 3 “</w:t>
      </w:r>
      <w:r w:rsidRPr="006E2577">
        <w:rPr>
          <w:rFonts w:asciiTheme="minorHAnsi" w:eastAsiaTheme="minorEastAsia" w:hAnsiTheme="minorHAnsi" w:cstheme="minorBidi"/>
          <w:i/>
          <w:sz w:val="20"/>
          <w:szCs w:val="20"/>
          <w:lang w:val="en-US" w:eastAsia="pt-PT"/>
        </w:rPr>
        <w:t>Monday Usual Purchase”</w:t>
      </w:r>
      <w:r w:rsidRPr="006E2577">
        <w:rPr>
          <w:rFonts w:asciiTheme="minorHAnsi" w:eastAsiaTheme="minorEastAsia" w:hAnsiTheme="minorHAnsi" w:cstheme="minorBidi"/>
          <w:sz w:val="20"/>
          <w:szCs w:val="20"/>
          <w:lang w:val="en-US" w:eastAsia="pt-PT"/>
        </w:rPr>
        <w:t xml:space="preserve">: </w:t>
      </w:r>
      <w:r w:rsidR="00651FC4" w:rsidRPr="006E2577">
        <w:rPr>
          <w:rFonts w:asciiTheme="minorHAnsi" w:eastAsiaTheme="minorEastAsia" w:hAnsiTheme="minorHAnsi" w:cstheme="minorBidi"/>
          <w:sz w:val="20"/>
          <w:szCs w:val="20"/>
          <w:lang w:val="en-US" w:eastAsia="pt-PT"/>
        </w:rPr>
        <w:t>- Low to medium number of products</w:t>
      </w:r>
      <w:r w:rsidR="00651FC4" w:rsidRPr="64C9771A">
        <w:rPr>
          <w:rFonts w:asciiTheme="minorHAnsi" w:eastAsiaTheme="minorEastAsia" w:hAnsiTheme="minorHAnsi" w:cstheme="minorBidi"/>
          <w:sz w:val="20"/>
          <w:szCs w:val="20"/>
          <w:lang w:val="en-US" w:eastAsia="pt-PT"/>
        </w:rPr>
        <w:t xml:space="preserve">, </w:t>
      </w:r>
      <w:r w:rsidR="0091218C" w:rsidRPr="64C9771A">
        <w:rPr>
          <w:rFonts w:asciiTheme="minorHAnsi" w:eastAsiaTheme="minorEastAsia" w:hAnsiTheme="minorHAnsi" w:cstheme="minorBidi"/>
          <w:sz w:val="20"/>
          <w:szCs w:val="20"/>
          <w:lang w:val="en-US" w:eastAsia="pt-PT"/>
        </w:rPr>
        <w:t xml:space="preserve">purchases are usually made at the </w:t>
      </w:r>
      <w:r w:rsidR="00651FC4" w:rsidRPr="006E2577">
        <w:rPr>
          <w:rFonts w:asciiTheme="minorHAnsi" w:eastAsiaTheme="minorEastAsia" w:hAnsiTheme="minorHAnsi" w:cstheme="minorBidi"/>
          <w:sz w:val="20"/>
          <w:szCs w:val="20"/>
          <w:lang w:val="en-US" w:eastAsia="pt-PT"/>
        </w:rPr>
        <w:t>beginning of the week</w:t>
      </w:r>
      <w:r w:rsidR="0091218C" w:rsidRPr="64C9771A">
        <w:rPr>
          <w:rFonts w:asciiTheme="minorHAnsi" w:eastAsiaTheme="minorEastAsia" w:hAnsiTheme="minorHAnsi" w:cstheme="minorBidi"/>
          <w:sz w:val="20"/>
          <w:szCs w:val="20"/>
          <w:lang w:val="en-US" w:eastAsia="pt-PT"/>
        </w:rPr>
        <w:t xml:space="preserve"> and with a high reordering percentage. </w:t>
      </w:r>
    </w:p>
    <w:p w14:paraId="52FDE448" w14:textId="58087CB9" w:rsidR="00940100" w:rsidRDefault="00163649" w:rsidP="007E5798">
      <w:pPr>
        <w:pStyle w:val="Heading1"/>
        <w:numPr>
          <w:ilvl w:val="0"/>
          <w:numId w:val="52"/>
        </w:numPr>
        <w:rPr>
          <w:ins w:id="57" w:author="joao Paulo Guerreiro Aredes Cesar" w:date="2021-04-19T23:34:00Z"/>
          <w:rFonts w:ascii="Arial" w:hAnsi="Arial" w:cs="Arial"/>
          <w:caps w:val="0"/>
          <w:color w:val="auto"/>
        </w:rPr>
        <w:pPrChange w:id="58" w:author="joao Paulo Guerreiro Aredes Cesar" w:date="2021-04-19T23:40:00Z">
          <w:pPr>
            <w:pStyle w:val="Heading1"/>
          </w:pPr>
        </w:pPrChange>
      </w:pPr>
      <w:bookmarkStart w:id="59" w:name="_Toc69766253"/>
      <w:r>
        <w:rPr>
          <w:rFonts w:ascii="Arial" w:hAnsi="Arial" w:cs="Arial"/>
          <w:caps w:val="0"/>
          <w:color w:val="auto"/>
        </w:rPr>
        <w:t>CONCLUSION, DEPLOYMENT &amp; MAITENANCE</w:t>
      </w:r>
      <w:bookmarkEnd w:id="59"/>
    </w:p>
    <w:p w14:paraId="1B3D9207" w14:textId="313204C1" w:rsidR="004D0235" w:rsidRPr="004D0235" w:rsidDel="00994CFE" w:rsidRDefault="00994CFE" w:rsidP="00D53149">
      <w:pPr>
        <w:jc w:val="both"/>
        <w:rPr>
          <w:del w:id="60" w:author="joao Paulo Guerreiro Aredes Cesar" w:date="2021-04-19T23:35:00Z"/>
          <w:rPrChange w:id="61" w:author="joao Paulo Guerreiro Aredes Cesar" w:date="2021-04-19T23:35:00Z">
            <w:rPr>
              <w:del w:id="62" w:author="joao Paulo Guerreiro Aredes Cesar" w:date="2021-04-19T23:35:00Z"/>
              <w:rStyle w:val="eop"/>
              <w:rFonts w:ascii="Arial" w:hAnsi="Arial" w:cs="Arial"/>
              <w:b/>
              <w:bCs/>
              <w:sz w:val="26"/>
              <w:shd w:val="clear" w:color="auto" w:fill="FFFFFF"/>
            </w:rPr>
          </w:rPrChange>
        </w:rPr>
      </w:pPr>
      <w:ins w:id="63" w:author="joao Paulo Guerreiro Aredes Cesar" w:date="2021-04-19T23:35:00Z">
        <w:r>
          <w:rPr>
            <w:rStyle w:val="normaltextrun"/>
            <w:rFonts w:ascii="Arial" w:hAnsi="Arial" w:cs="Arial"/>
            <w:b/>
            <w:bCs/>
            <w:smallCaps/>
            <w:sz w:val="26"/>
            <w:shd w:val="clear" w:color="auto" w:fill="FFFFFF"/>
          </w:rPr>
          <w:t xml:space="preserve">5.1. </w:t>
        </w:r>
        <w:proofErr w:type="spellStart"/>
        <w:r>
          <w:rPr>
            <w:rStyle w:val="normaltextrun"/>
            <w:rFonts w:ascii="Arial" w:hAnsi="Arial" w:cs="Arial"/>
            <w:b/>
            <w:bCs/>
            <w:smallCaps/>
            <w:sz w:val="26"/>
            <w:shd w:val="clear" w:color="auto" w:fill="FFFFFF"/>
          </w:rPr>
          <w:t>Plan</w:t>
        </w:r>
        <w:proofErr w:type="spellEnd"/>
        <w:r>
          <w:rPr>
            <w:rStyle w:val="normaltextrun"/>
            <w:rFonts w:ascii="Arial" w:hAnsi="Arial" w:cs="Arial"/>
            <w:b/>
            <w:bCs/>
            <w:smallCaps/>
            <w:sz w:val="26"/>
            <w:shd w:val="clear" w:color="auto" w:fill="FFFFFF"/>
          </w:rPr>
          <w:t xml:space="preserve"> </w:t>
        </w:r>
        <w:proofErr w:type="spellStart"/>
        <w:r>
          <w:rPr>
            <w:rStyle w:val="normaltextrun"/>
            <w:rFonts w:ascii="Arial" w:hAnsi="Arial" w:cs="Arial"/>
            <w:b/>
            <w:bCs/>
            <w:smallCaps/>
            <w:sz w:val="26"/>
            <w:shd w:val="clear" w:color="auto" w:fill="FFFFFF"/>
          </w:rPr>
          <w:t>deployment</w:t>
        </w:r>
        <w:proofErr w:type="spellEnd"/>
        <w:r>
          <w:rPr>
            <w:rStyle w:val="eop"/>
            <w:rFonts w:ascii="Arial" w:hAnsi="Arial" w:cs="Arial"/>
            <w:b/>
            <w:bCs/>
            <w:sz w:val="26"/>
            <w:shd w:val="clear" w:color="auto" w:fill="FFFFFF"/>
          </w:rPr>
          <w:t> </w:t>
        </w:r>
      </w:ins>
    </w:p>
    <w:p w14:paraId="1607BA97" w14:textId="77777777" w:rsidR="00994CFE" w:rsidRPr="004D0235" w:rsidRDefault="00994CFE" w:rsidP="004D0235">
      <w:pPr>
        <w:ind w:left="360"/>
        <w:rPr>
          <w:ins w:id="64" w:author="joao Paulo Guerreiro Aredes Cesar" w:date="2021-04-19T23:35:00Z"/>
          <w:del w:id="65" w:author="Joao Figueiredo Alves Henriques" w:date="2021-04-19T22:42:00Z"/>
          <w:caps/>
          <w:rPrChange w:id="66" w:author="joao Paulo Guerreiro Aredes Cesar" w:date="2021-04-19T23:34:00Z">
            <w:rPr>
              <w:ins w:id="67" w:author="joao Paulo Guerreiro Aredes Cesar" w:date="2021-04-19T23:35:00Z"/>
              <w:del w:id="68" w:author="Joao Figueiredo Alves Henriques" w:date="2021-04-19T22:42:00Z"/>
              <w:rFonts w:ascii="Arial" w:hAnsi="Arial" w:cs="Arial"/>
              <w:caps w:val="0"/>
              <w:color w:val="auto"/>
            </w:rPr>
          </w:rPrChange>
        </w:rPr>
        <w:pPrChange w:id="69" w:author="joao Paulo Guerreiro Aredes Cesar" w:date="2021-04-19T23:34:00Z">
          <w:pPr>
            <w:pStyle w:val="Heading1"/>
          </w:pPr>
        </w:pPrChange>
      </w:pPr>
    </w:p>
    <w:p w14:paraId="14F0142C" w14:textId="4A505992" w:rsidR="005F3A8C" w:rsidRPr="00C32D97" w:rsidDel="004D0235" w:rsidRDefault="00712DB4" w:rsidP="00B15363">
      <w:pPr>
        <w:pStyle w:val="Heading2"/>
        <w:rPr>
          <w:del w:id="70" w:author="joao Paulo Guerreiro Aredes Cesar" w:date="2021-04-19T23:34:00Z"/>
          <w:rFonts w:eastAsia="Arial"/>
        </w:rPr>
      </w:pPr>
      <w:bookmarkStart w:id="71" w:name="_Toc69766254"/>
      <w:del w:id="72" w:author="joao Paulo Guerreiro Aredes Cesar" w:date="2021-04-19T23:34:00Z">
        <w:r w:rsidRPr="00C85076" w:rsidDel="004D0235">
          <w:delText>Plan deployment</w:delText>
        </w:r>
        <w:bookmarkEnd w:id="71"/>
      </w:del>
    </w:p>
    <w:p w14:paraId="1F95CE7E" w14:textId="25BC92A2" w:rsidR="00D53149" w:rsidRPr="00D53149" w:rsidRDefault="003274AC" w:rsidP="00D53149">
      <w:pPr>
        <w:jc w:val="both"/>
        <w:rPr>
          <w:rFonts w:asciiTheme="minorHAnsi" w:eastAsiaTheme="minorEastAsia" w:hAnsiTheme="minorHAnsi" w:cstheme="minorBidi"/>
          <w:sz w:val="20"/>
          <w:szCs w:val="20"/>
          <w:lang w:val="en-GB" w:eastAsia="pt-PT"/>
        </w:rPr>
      </w:pPr>
      <w:r w:rsidRPr="0F86B0F5">
        <w:rPr>
          <w:rFonts w:asciiTheme="minorHAnsi" w:eastAsiaTheme="minorEastAsia" w:hAnsiTheme="minorHAnsi" w:cstheme="minorBidi"/>
          <w:sz w:val="20"/>
          <w:szCs w:val="20"/>
          <w:lang w:val="en-GB" w:eastAsia="pt-PT"/>
        </w:rPr>
        <w:t xml:space="preserve">Overall, the scope of the Data Science team that performed the Market Basket Analysis and the Clustering solution for purchase patterns does not encapsulate </w:t>
      </w:r>
      <w:r w:rsidR="009E6476" w:rsidRPr="0F86B0F5">
        <w:rPr>
          <w:rFonts w:asciiTheme="minorHAnsi" w:eastAsiaTheme="minorEastAsia" w:hAnsiTheme="minorHAnsi" w:cstheme="minorBidi"/>
          <w:sz w:val="20"/>
          <w:szCs w:val="20"/>
          <w:lang w:val="en-GB" w:eastAsia="pt-PT"/>
        </w:rPr>
        <w:t xml:space="preserve">the implementation within the Instacart’s application. </w:t>
      </w:r>
    </w:p>
    <w:p w14:paraId="3C433344" w14:textId="68F5C5E9" w:rsidR="009E6476" w:rsidRPr="000726DC" w:rsidDel="004D0235" w:rsidRDefault="00BF6D10" w:rsidP="00972C81">
      <w:pPr>
        <w:jc w:val="both"/>
        <w:rPr>
          <w:del w:id="73" w:author="joao Paulo Guerreiro Aredes Cesar" w:date="2021-04-19T23:34:00Z"/>
          <w:rFonts w:asciiTheme="minorHAnsi" w:eastAsiaTheme="minorEastAsia" w:hAnsiTheme="minorHAnsi" w:cstheme="minorBidi"/>
          <w:sz w:val="20"/>
          <w:szCs w:val="20"/>
          <w:lang w:val="en-GB" w:eastAsia="pt-PT"/>
        </w:rPr>
      </w:pPr>
      <w:r w:rsidRPr="0F86B0F5">
        <w:rPr>
          <w:rFonts w:asciiTheme="minorHAnsi" w:eastAsiaTheme="minorEastAsia" w:hAnsiTheme="minorHAnsi" w:cstheme="minorBidi"/>
          <w:sz w:val="20"/>
          <w:szCs w:val="20"/>
          <w:lang w:val="en-GB" w:eastAsia="pt-PT"/>
        </w:rPr>
        <w:t xml:space="preserve">Engineering team, that is, Front-End and Back-End development should jointly use the output of our analysis to </w:t>
      </w:r>
      <w:r w:rsidR="00C750C2" w:rsidRPr="0F86B0F5">
        <w:rPr>
          <w:rFonts w:asciiTheme="minorHAnsi" w:eastAsiaTheme="minorEastAsia" w:hAnsiTheme="minorHAnsi" w:cstheme="minorBidi"/>
          <w:sz w:val="20"/>
          <w:szCs w:val="20"/>
          <w:lang w:val="en-GB" w:eastAsia="pt-PT"/>
        </w:rPr>
        <w:t xml:space="preserve">think of how best use the </w:t>
      </w:r>
      <w:r w:rsidR="00111659" w:rsidRPr="0F86B0F5">
        <w:rPr>
          <w:rFonts w:asciiTheme="minorHAnsi" w:eastAsiaTheme="minorEastAsia" w:hAnsiTheme="minorHAnsi" w:cstheme="minorBidi"/>
          <w:sz w:val="20"/>
          <w:szCs w:val="20"/>
          <w:lang w:val="en-GB" w:eastAsia="pt-PT"/>
        </w:rPr>
        <w:t xml:space="preserve">insights and information provided above with the necessary framing </w:t>
      </w:r>
      <w:r w:rsidR="00F85B24" w:rsidRPr="0F86B0F5">
        <w:rPr>
          <w:rFonts w:asciiTheme="minorHAnsi" w:eastAsiaTheme="minorEastAsia" w:hAnsiTheme="minorHAnsi" w:cstheme="minorBidi"/>
          <w:sz w:val="20"/>
          <w:szCs w:val="20"/>
          <w:lang w:val="en-GB" w:eastAsia="pt-PT"/>
        </w:rPr>
        <w:t>of the usage of</w:t>
      </w:r>
      <w:r w:rsidR="00111659" w:rsidRPr="0F86B0F5">
        <w:rPr>
          <w:rFonts w:asciiTheme="minorHAnsi" w:eastAsiaTheme="minorEastAsia" w:hAnsiTheme="minorHAnsi" w:cstheme="minorBidi"/>
          <w:sz w:val="20"/>
          <w:szCs w:val="20"/>
          <w:lang w:val="en-GB" w:eastAsia="pt-PT"/>
        </w:rPr>
        <w:t xml:space="preserve"> User </w:t>
      </w:r>
      <w:r w:rsidR="00F85B24" w:rsidRPr="0F86B0F5">
        <w:rPr>
          <w:rFonts w:asciiTheme="minorHAnsi" w:eastAsiaTheme="minorEastAsia" w:hAnsiTheme="minorHAnsi" w:cstheme="minorBidi"/>
          <w:sz w:val="20"/>
          <w:szCs w:val="20"/>
          <w:lang w:val="en-GB" w:eastAsia="pt-PT"/>
        </w:rPr>
        <w:t xml:space="preserve">Design and User Intelligence. </w:t>
      </w:r>
    </w:p>
    <w:p w14:paraId="35BCAD8E" w14:textId="2A06A58A" w:rsidR="00851227" w:rsidRPr="00AE378D" w:rsidDel="00DB223B" w:rsidRDefault="001A3D7F" w:rsidP="004D0235">
      <w:pPr>
        <w:jc w:val="both"/>
        <w:rPr>
          <w:del w:id="74" w:author="joao Paulo Guerreiro Aredes Cesar" w:date="2021-04-19T23:33:00Z"/>
          <w:rFonts w:eastAsia="Arial"/>
        </w:rPr>
        <w:pPrChange w:id="75" w:author="joao Paulo Guerreiro Aredes Cesar" w:date="2021-04-19T23:34:00Z">
          <w:pPr>
            <w:pStyle w:val="Heading2"/>
            <w:numPr>
              <w:ilvl w:val="0"/>
              <w:numId w:val="0"/>
            </w:numPr>
            <w:ind w:left="0" w:firstLine="0"/>
          </w:pPr>
        </w:pPrChange>
      </w:pPr>
      <w:bookmarkStart w:id="76" w:name="_Toc69766255"/>
      <w:del w:id="77" w:author="joao Paulo Guerreiro Aredes Cesar" w:date="2021-04-19T23:33:00Z">
        <w:r w:rsidDel="00DB223B">
          <w:delText>M</w:delText>
        </w:r>
        <w:r w:rsidR="00116B5F" w:rsidRPr="00116B5F" w:rsidDel="00DB223B">
          <w:delText>aintenance</w:delText>
        </w:r>
        <w:bookmarkEnd w:id="76"/>
      </w:del>
    </w:p>
    <w:p w14:paraId="46D7D951" w14:textId="7266BC78" w:rsidR="00662584" w:rsidRDefault="304997E7" w:rsidP="005104E0">
      <w:pPr>
        <w:jc w:val="both"/>
        <w:rPr>
          <w:ins w:id="78" w:author="joao Paulo Guerreiro Aredes Cesar" w:date="2021-04-19T23:35:00Z"/>
          <w:rFonts w:asciiTheme="minorHAnsi" w:eastAsiaTheme="minorEastAsia" w:hAnsiTheme="minorHAnsi" w:cstheme="minorBidi"/>
          <w:sz w:val="20"/>
          <w:szCs w:val="20"/>
          <w:lang w:val="en-GB" w:eastAsia="pt-PT"/>
        </w:rPr>
      </w:pPr>
      <w:del w:id="79" w:author="joao Paulo Guerreiro Aredes Cesar" w:date="2021-04-19T23:33:00Z">
        <w:r w:rsidRPr="12E4F645" w:rsidDel="00DB223B">
          <w:rPr>
            <w:rFonts w:asciiTheme="minorHAnsi" w:eastAsiaTheme="minorEastAsia" w:hAnsiTheme="minorHAnsi" w:cstheme="minorBidi"/>
            <w:sz w:val="20"/>
            <w:szCs w:val="20"/>
            <w:lang w:val="en-GB" w:eastAsia="pt-PT"/>
          </w:rPr>
          <w:delText>T</w:delText>
        </w:r>
      </w:del>
      <w:r w:rsidRPr="12E4F645">
        <w:rPr>
          <w:rFonts w:asciiTheme="minorHAnsi" w:eastAsiaTheme="minorEastAsia" w:hAnsiTheme="minorHAnsi" w:cstheme="minorBidi"/>
          <w:sz w:val="20"/>
          <w:szCs w:val="20"/>
          <w:lang w:val="en-GB" w:eastAsia="pt-PT"/>
        </w:rPr>
        <w:t xml:space="preserve">o </w:t>
      </w:r>
      <w:proofErr w:type="gramStart"/>
      <w:r w:rsidRPr="12E4F645">
        <w:rPr>
          <w:rFonts w:asciiTheme="minorHAnsi" w:eastAsiaTheme="minorEastAsia" w:hAnsiTheme="minorHAnsi" w:cstheme="minorBidi"/>
          <w:sz w:val="20"/>
          <w:szCs w:val="20"/>
          <w:lang w:val="en-GB" w:eastAsia="pt-PT"/>
        </w:rPr>
        <w:t>keep</w:t>
      </w:r>
      <w:proofErr w:type="gramEnd"/>
      <w:r w:rsidRPr="12E4F645">
        <w:rPr>
          <w:rFonts w:asciiTheme="minorHAnsi" w:eastAsiaTheme="minorEastAsia" w:hAnsiTheme="minorHAnsi" w:cstheme="minorBidi"/>
          <w:sz w:val="20"/>
          <w:szCs w:val="20"/>
          <w:lang w:val="en-GB" w:eastAsia="pt-PT"/>
        </w:rPr>
        <w:t xml:space="preserve"> track of the customers</w:t>
      </w:r>
      <w:r w:rsidR="0731E269" w:rsidRPr="12E4F645">
        <w:rPr>
          <w:rFonts w:asciiTheme="minorHAnsi" w:eastAsiaTheme="minorEastAsia" w:hAnsiTheme="minorHAnsi" w:cstheme="minorBidi"/>
          <w:sz w:val="20"/>
          <w:szCs w:val="20"/>
          <w:lang w:val="en-GB" w:eastAsia="pt-PT"/>
        </w:rPr>
        <w:t xml:space="preserve">’ preferences a web application should be developed in order to track throughout time each customer’s behaviour. </w:t>
      </w:r>
      <w:r w:rsidR="00793524" w:rsidRPr="12E4F645">
        <w:rPr>
          <w:rFonts w:asciiTheme="minorHAnsi" w:eastAsiaTheme="minorEastAsia" w:hAnsiTheme="minorHAnsi" w:cstheme="minorBidi"/>
          <w:sz w:val="20"/>
          <w:szCs w:val="20"/>
          <w:lang w:val="en-GB" w:eastAsia="pt-PT"/>
        </w:rPr>
        <w:t xml:space="preserve">Nowadays, the analysis performed through orders </w:t>
      </w:r>
      <w:r w:rsidR="00CE7BA7" w:rsidRPr="12E4F645">
        <w:rPr>
          <w:rFonts w:asciiTheme="minorHAnsi" w:eastAsiaTheme="minorEastAsia" w:hAnsiTheme="minorHAnsi" w:cstheme="minorBidi"/>
          <w:sz w:val="20"/>
          <w:szCs w:val="20"/>
          <w:lang w:val="en-GB" w:eastAsia="pt-PT"/>
        </w:rPr>
        <w:t>could use more information about each user and their purchase patterns more concatenated as well as socio-demographics of the customers.</w:t>
      </w:r>
    </w:p>
    <w:p w14:paraId="2B47F5E3" w14:textId="7BF7A8CB" w:rsidR="00593A6E" w:rsidRPr="003F76A0" w:rsidRDefault="00593A6E" w:rsidP="00593A6E">
      <w:pPr>
        <w:ind w:left="426" w:hanging="426"/>
        <w:jc w:val="both"/>
        <w:rPr>
          <w:rFonts w:asciiTheme="minorHAnsi" w:eastAsiaTheme="minorEastAsia" w:hAnsiTheme="minorHAnsi" w:cstheme="minorBidi"/>
          <w:sz w:val="20"/>
          <w:szCs w:val="20"/>
          <w:lang w:val="en-GB" w:eastAsia="pt-PT"/>
        </w:rPr>
        <w:pPrChange w:id="80" w:author="joao Paulo Guerreiro Aredes Cesar" w:date="2021-04-19T23:35:00Z">
          <w:pPr>
            <w:jc w:val="both"/>
          </w:pPr>
        </w:pPrChange>
      </w:pPr>
      <w:ins w:id="81" w:author="joao Paulo Guerreiro Aredes Cesar" w:date="2021-04-19T23:35:00Z">
        <w:r>
          <w:rPr>
            <w:rStyle w:val="normaltextrun"/>
            <w:rFonts w:ascii="Arial" w:hAnsi="Arial" w:cs="Arial"/>
            <w:b/>
            <w:bCs/>
            <w:smallCaps/>
            <w:sz w:val="26"/>
            <w:shd w:val="clear" w:color="auto" w:fill="FFFFFF"/>
          </w:rPr>
          <w:t xml:space="preserve">      5.2.</w:t>
        </w:r>
      </w:ins>
      <w:ins w:id="82" w:author="joao Paulo Guerreiro Aredes Cesar" w:date="2021-04-19T23:36:00Z">
        <w:r>
          <w:rPr>
            <w:rStyle w:val="normaltextrun"/>
            <w:rFonts w:ascii="Arial" w:hAnsi="Arial" w:cs="Arial"/>
            <w:b/>
            <w:bCs/>
            <w:smallCaps/>
            <w:sz w:val="26"/>
            <w:shd w:val="clear" w:color="auto" w:fill="FFFFFF"/>
          </w:rPr>
          <w:t xml:space="preserve"> </w:t>
        </w:r>
      </w:ins>
      <w:proofErr w:type="spellStart"/>
      <w:ins w:id="83" w:author="joao Paulo Guerreiro Aredes Cesar" w:date="2021-04-19T23:35:00Z">
        <w:r>
          <w:rPr>
            <w:rStyle w:val="normaltextrun"/>
            <w:rFonts w:ascii="Arial" w:hAnsi="Arial" w:cs="Arial"/>
            <w:b/>
            <w:bCs/>
            <w:smallCaps/>
            <w:sz w:val="26"/>
            <w:shd w:val="clear" w:color="auto" w:fill="FFFFFF"/>
          </w:rPr>
          <w:t>Maintenance</w:t>
        </w:r>
        <w:proofErr w:type="spellEnd"/>
        <w:r>
          <w:rPr>
            <w:rStyle w:val="eop"/>
            <w:rFonts w:ascii="Arial" w:hAnsi="Arial" w:cs="Arial"/>
            <w:b/>
            <w:bCs/>
            <w:sz w:val="26"/>
            <w:shd w:val="clear" w:color="auto" w:fill="FFFFFF"/>
          </w:rPr>
          <w:t> </w:t>
        </w:r>
      </w:ins>
    </w:p>
    <w:p w14:paraId="1A14A557" w14:textId="04D0B7B9" w:rsidR="00662584" w:rsidRPr="003F76A0" w:rsidRDefault="0731E269" w:rsidP="005104E0">
      <w:pPr>
        <w:jc w:val="both"/>
        <w:rPr>
          <w:rFonts w:asciiTheme="minorHAnsi" w:eastAsiaTheme="minorEastAsia" w:hAnsiTheme="minorHAnsi" w:cstheme="minorBidi"/>
          <w:sz w:val="20"/>
          <w:szCs w:val="20"/>
          <w:lang w:val="en-GB" w:eastAsia="pt-PT"/>
        </w:rPr>
      </w:pPr>
      <w:r w:rsidRPr="12E4F645">
        <w:rPr>
          <w:rFonts w:asciiTheme="minorHAnsi" w:eastAsiaTheme="minorEastAsia" w:hAnsiTheme="minorHAnsi" w:cstheme="minorBidi"/>
          <w:sz w:val="20"/>
          <w:szCs w:val="20"/>
          <w:lang w:val="en-GB" w:eastAsia="pt-PT"/>
        </w:rPr>
        <w:t>The app</w:t>
      </w:r>
      <w:r w:rsidR="00D2746D" w:rsidRPr="12E4F645">
        <w:rPr>
          <w:rFonts w:asciiTheme="minorHAnsi" w:eastAsiaTheme="minorEastAsia" w:hAnsiTheme="minorHAnsi" w:cstheme="minorBidi"/>
          <w:sz w:val="20"/>
          <w:szCs w:val="20"/>
          <w:lang w:val="en-GB" w:eastAsia="pt-PT"/>
        </w:rPr>
        <w:t>lication</w:t>
      </w:r>
      <w:r w:rsidRPr="12E4F645">
        <w:rPr>
          <w:rFonts w:asciiTheme="minorHAnsi" w:eastAsiaTheme="minorEastAsia" w:hAnsiTheme="minorHAnsi" w:cstheme="minorBidi"/>
          <w:sz w:val="20"/>
          <w:szCs w:val="20"/>
          <w:lang w:val="en-GB" w:eastAsia="pt-PT"/>
        </w:rPr>
        <w:t xml:space="preserve"> could have information about the products they order the most, if they vary in terms of brands, the order of each product when </w:t>
      </w:r>
      <w:r w:rsidR="640745E8" w:rsidRPr="12E4F645">
        <w:rPr>
          <w:rFonts w:asciiTheme="minorHAnsi" w:eastAsiaTheme="minorEastAsia" w:hAnsiTheme="minorHAnsi" w:cstheme="minorBidi"/>
          <w:sz w:val="20"/>
          <w:szCs w:val="20"/>
          <w:lang w:val="en-GB" w:eastAsia="pt-PT"/>
        </w:rPr>
        <w:t>products to</w:t>
      </w:r>
      <w:r w:rsidRPr="12E4F645">
        <w:rPr>
          <w:rFonts w:asciiTheme="minorHAnsi" w:eastAsiaTheme="minorEastAsia" w:hAnsiTheme="minorHAnsi" w:cstheme="minorBidi"/>
          <w:sz w:val="20"/>
          <w:szCs w:val="20"/>
          <w:lang w:val="en-GB" w:eastAsia="pt-PT"/>
        </w:rPr>
        <w:t xml:space="preserve"> the</w:t>
      </w:r>
      <w:r w:rsidR="640745E8" w:rsidRPr="12E4F645">
        <w:rPr>
          <w:rFonts w:asciiTheme="minorHAnsi" w:eastAsiaTheme="minorEastAsia" w:hAnsiTheme="minorHAnsi" w:cstheme="minorBidi"/>
          <w:sz w:val="20"/>
          <w:szCs w:val="20"/>
          <w:lang w:val="en-GB" w:eastAsia="pt-PT"/>
        </w:rPr>
        <w:t xml:space="preserve"> cart, etc. Also, a recommendation system could be made so the store could better</w:t>
      </w:r>
      <w:r w:rsidR="0B94E71A" w:rsidRPr="12E4F645">
        <w:rPr>
          <w:rFonts w:asciiTheme="minorHAnsi" w:eastAsiaTheme="minorEastAsia" w:hAnsiTheme="minorHAnsi" w:cstheme="minorBidi"/>
          <w:sz w:val="20"/>
          <w:szCs w:val="20"/>
          <w:lang w:val="en-GB" w:eastAsia="pt-PT"/>
        </w:rPr>
        <w:t xml:space="preserve"> recommend products to the customers. This could be extremely helpful and time saving for the clients when they order goods that have good complementary products</w:t>
      </w:r>
      <w:r w:rsidR="302BFBCC" w:rsidRPr="12E4F645">
        <w:rPr>
          <w:rFonts w:asciiTheme="minorHAnsi" w:eastAsiaTheme="minorEastAsia" w:hAnsiTheme="minorHAnsi" w:cstheme="minorBidi"/>
          <w:sz w:val="20"/>
          <w:szCs w:val="20"/>
          <w:lang w:val="en-GB" w:eastAsia="pt-PT"/>
        </w:rPr>
        <w:t>.</w:t>
      </w:r>
    </w:p>
    <w:p w14:paraId="712EFA4E" w14:textId="367D45BF" w:rsidR="0041162E" w:rsidRPr="0041162E" w:rsidRDefault="302BFBCC" w:rsidP="0041162E">
      <w:pPr>
        <w:jc w:val="both"/>
        <w:rPr>
          <w:rFonts w:asciiTheme="minorHAnsi" w:eastAsiaTheme="minorEastAsia" w:hAnsiTheme="minorHAnsi" w:cstheme="minorBidi"/>
          <w:sz w:val="20"/>
          <w:szCs w:val="20"/>
          <w:lang w:val="en-GB" w:eastAsia="pt-PT"/>
        </w:rPr>
      </w:pPr>
      <w:r w:rsidRPr="12E4F645">
        <w:rPr>
          <w:rFonts w:asciiTheme="minorHAnsi" w:eastAsiaTheme="minorEastAsia" w:hAnsiTheme="minorHAnsi" w:cstheme="minorBidi"/>
          <w:sz w:val="20"/>
          <w:szCs w:val="20"/>
          <w:lang w:val="en-GB" w:eastAsia="pt-PT"/>
        </w:rPr>
        <w:t xml:space="preserve">Also, we recommend that an analysis like this could be repeated throughout time. There are products that will always </w:t>
      </w:r>
      <w:r w:rsidR="5A973BA6" w:rsidRPr="12E4F645">
        <w:rPr>
          <w:rFonts w:asciiTheme="minorHAnsi" w:eastAsiaTheme="minorEastAsia" w:hAnsiTheme="minorHAnsi" w:cstheme="minorBidi"/>
          <w:sz w:val="20"/>
          <w:szCs w:val="20"/>
          <w:lang w:val="en-GB" w:eastAsia="pt-PT"/>
        </w:rPr>
        <w:t xml:space="preserve">be consumed and are timeless, </w:t>
      </w:r>
      <w:r w:rsidR="004A7AB1" w:rsidRPr="12E4F645">
        <w:rPr>
          <w:rFonts w:asciiTheme="minorHAnsi" w:eastAsiaTheme="minorEastAsia" w:hAnsiTheme="minorHAnsi" w:cstheme="minorBidi"/>
          <w:sz w:val="20"/>
          <w:szCs w:val="20"/>
          <w:lang w:val="en-GB" w:eastAsia="pt-PT"/>
        </w:rPr>
        <w:t>let us</w:t>
      </w:r>
      <w:r w:rsidR="5A973BA6" w:rsidRPr="12E4F645">
        <w:rPr>
          <w:rFonts w:asciiTheme="minorHAnsi" w:eastAsiaTheme="minorEastAsia" w:hAnsiTheme="minorHAnsi" w:cstheme="minorBidi"/>
          <w:sz w:val="20"/>
          <w:szCs w:val="20"/>
          <w:lang w:val="en-GB" w:eastAsia="pt-PT"/>
        </w:rPr>
        <w:t xml:space="preserve"> say, but there are also some products that have a fl</w:t>
      </w:r>
      <w:r w:rsidR="163ADF9D" w:rsidRPr="12E4F645">
        <w:rPr>
          <w:rFonts w:asciiTheme="minorHAnsi" w:eastAsiaTheme="minorEastAsia" w:hAnsiTheme="minorHAnsi" w:cstheme="minorBidi"/>
          <w:sz w:val="20"/>
          <w:szCs w:val="20"/>
          <w:lang w:val="en-GB" w:eastAsia="pt-PT"/>
        </w:rPr>
        <w:t>oating</w:t>
      </w:r>
      <w:r w:rsidR="5A973BA6" w:rsidRPr="12E4F645">
        <w:rPr>
          <w:rFonts w:asciiTheme="minorHAnsi" w:eastAsiaTheme="minorEastAsia" w:hAnsiTheme="minorHAnsi" w:cstheme="minorBidi"/>
          <w:sz w:val="20"/>
          <w:szCs w:val="20"/>
          <w:lang w:val="en-GB" w:eastAsia="pt-PT"/>
        </w:rPr>
        <w:t xml:space="preserve"> interest</w:t>
      </w:r>
      <w:r w:rsidR="22252DF0" w:rsidRPr="12E4F645">
        <w:rPr>
          <w:rFonts w:asciiTheme="minorHAnsi" w:eastAsiaTheme="minorEastAsia" w:hAnsiTheme="minorHAnsi" w:cstheme="minorBidi"/>
          <w:sz w:val="20"/>
          <w:szCs w:val="20"/>
          <w:lang w:val="en-GB" w:eastAsia="pt-PT"/>
        </w:rPr>
        <w:t xml:space="preserve"> according to trends. Trends can very much change the major preferences of the customers and call for a higher need to adapt the product line</w:t>
      </w:r>
      <w:r w:rsidR="559D1D74" w:rsidRPr="12E4F645">
        <w:rPr>
          <w:rFonts w:asciiTheme="minorHAnsi" w:eastAsiaTheme="minorEastAsia" w:hAnsiTheme="minorHAnsi" w:cstheme="minorBidi"/>
          <w:sz w:val="20"/>
          <w:szCs w:val="20"/>
          <w:lang w:val="en-GB" w:eastAsia="pt-PT"/>
        </w:rPr>
        <w:t xml:space="preserve"> to the new needs. Having said, we believe it would be great to repeat this analysis once a year, for example.</w:t>
      </w:r>
    </w:p>
    <w:p w14:paraId="2DEC15B5" w14:textId="69C8C67F" w:rsidR="000D213C" w:rsidDel="0093585D" w:rsidRDefault="1A48C1EC" w:rsidP="000D213C">
      <w:pPr>
        <w:jc w:val="both"/>
        <w:rPr>
          <w:del w:id="84" w:author="joao Paulo Guerreiro Aredes Cesar" w:date="2021-04-19T23:37:00Z"/>
          <w:rFonts w:asciiTheme="minorHAnsi" w:eastAsiaTheme="minorEastAsia" w:hAnsiTheme="minorHAnsi" w:cstheme="minorBidi"/>
          <w:sz w:val="20"/>
          <w:szCs w:val="20"/>
          <w:lang w:val="en-GB" w:eastAsia="pt-PT"/>
        </w:rPr>
      </w:pPr>
      <w:r w:rsidRPr="12E4F645">
        <w:rPr>
          <w:rFonts w:asciiTheme="minorHAnsi" w:eastAsiaTheme="minorEastAsia" w:hAnsiTheme="minorHAnsi" w:cstheme="minorBidi"/>
          <w:sz w:val="20"/>
          <w:szCs w:val="20"/>
          <w:lang w:val="en-GB" w:eastAsia="pt-PT"/>
        </w:rPr>
        <w:t>This analysis could be made using the FP Growth Algorithm, as this method returns identical results</w:t>
      </w:r>
      <w:r w:rsidR="6D5239DE" w:rsidRPr="12E4F645">
        <w:rPr>
          <w:rFonts w:asciiTheme="minorHAnsi" w:eastAsiaTheme="minorEastAsia" w:hAnsiTheme="minorHAnsi" w:cstheme="minorBidi"/>
          <w:sz w:val="20"/>
          <w:szCs w:val="20"/>
          <w:lang w:val="en-GB" w:eastAsia="pt-PT"/>
        </w:rPr>
        <w:t xml:space="preserve"> to the </w:t>
      </w:r>
      <w:proofErr w:type="spellStart"/>
      <w:r w:rsidR="6D5239DE" w:rsidRPr="000F3DCE">
        <w:rPr>
          <w:rFonts w:asciiTheme="minorHAnsi" w:eastAsiaTheme="minorEastAsia" w:hAnsiTheme="minorHAnsi" w:cstheme="minorBidi"/>
          <w:i/>
          <w:sz w:val="20"/>
          <w:szCs w:val="20"/>
          <w:lang w:val="en-GB" w:eastAsia="pt-PT"/>
        </w:rPr>
        <w:t>Apriori</w:t>
      </w:r>
      <w:proofErr w:type="spellEnd"/>
      <w:r w:rsidR="6D5239DE" w:rsidRPr="12E4F645">
        <w:rPr>
          <w:rFonts w:asciiTheme="minorHAnsi" w:eastAsiaTheme="minorEastAsia" w:hAnsiTheme="minorHAnsi" w:cstheme="minorBidi"/>
          <w:sz w:val="20"/>
          <w:szCs w:val="20"/>
          <w:lang w:val="en-GB" w:eastAsia="pt-PT"/>
        </w:rPr>
        <w:t xml:space="preserve"> Algorithm in a faster and easier way. Although</w:t>
      </w:r>
      <w:r w:rsidR="65A56A6D" w:rsidRPr="12E4F645">
        <w:rPr>
          <w:rFonts w:asciiTheme="minorHAnsi" w:eastAsiaTheme="minorEastAsia" w:hAnsiTheme="minorHAnsi" w:cstheme="minorBidi"/>
          <w:sz w:val="20"/>
          <w:szCs w:val="20"/>
          <w:lang w:val="en-GB" w:eastAsia="pt-PT"/>
        </w:rPr>
        <w:t xml:space="preserve">, we cannot guarantee this would be the case </w:t>
      </w:r>
      <w:r w:rsidR="00CF49D4" w:rsidRPr="12E4F645">
        <w:rPr>
          <w:rFonts w:asciiTheme="minorHAnsi" w:eastAsiaTheme="minorEastAsia" w:hAnsiTheme="minorHAnsi" w:cstheme="minorBidi"/>
          <w:sz w:val="20"/>
          <w:szCs w:val="20"/>
          <w:lang w:val="en-GB" w:eastAsia="pt-PT"/>
        </w:rPr>
        <w:t>every time</w:t>
      </w:r>
      <w:r w:rsidR="65A56A6D" w:rsidRPr="12E4F645">
        <w:rPr>
          <w:rFonts w:asciiTheme="minorHAnsi" w:eastAsiaTheme="minorEastAsia" w:hAnsiTheme="minorHAnsi" w:cstheme="minorBidi"/>
          <w:sz w:val="20"/>
          <w:szCs w:val="20"/>
          <w:lang w:val="en-GB" w:eastAsia="pt-PT"/>
        </w:rPr>
        <w:t xml:space="preserve"> for </w:t>
      </w:r>
      <w:r w:rsidR="00CF49D4" w:rsidRPr="12E4F645">
        <w:rPr>
          <w:rFonts w:asciiTheme="minorHAnsi" w:eastAsiaTheme="minorEastAsia" w:hAnsiTheme="minorHAnsi" w:cstheme="minorBidi"/>
          <w:sz w:val="20"/>
          <w:szCs w:val="20"/>
          <w:lang w:val="en-GB" w:eastAsia="pt-PT"/>
        </w:rPr>
        <w:t>every</w:t>
      </w:r>
      <w:r w:rsidR="65A56A6D" w:rsidRPr="12E4F645">
        <w:rPr>
          <w:rFonts w:asciiTheme="minorHAnsi" w:eastAsiaTheme="minorEastAsia" w:hAnsiTheme="minorHAnsi" w:cstheme="minorBidi"/>
          <w:sz w:val="20"/>
          <w:szCs w:val="20"/>
          <w:lang w:val="en-GB" w:eastAsia="pt-PT"/>
        </w:rPr>
        <w:t xml:space="preserve"> dataset assessed. </w:t>
      </w:r>
      <w:r w:rsidR="755C5479" w:rsidRPr="12E4F645">
        <w:rPr>
          <w:rFonts w:asciiTheme="minorHAnsi" w:eastAsiaTheme="minorEastAsia" w:hAnsiTheme="minorHAnsi" w:cstheme="minorBidi"/>
          <w:sz w:val="20"/>
          <w:szCs w:val="20"/>
          <w:lang w:val="en-GB" w:eastAsia="pt-PT"/>
        </w:rPr>
        <w:t>Despite that, we found t</w:t>
      </w:r>
      <w:r w:rsidR="00C07FEC" w:rsidRPr="12E4F645">
        <w:rPr>
          <w:rFonts w:asciiTheme="minorHAnsi" w:eastAsiaTheme="minorEastAsia" w:hAnsiTheme="minorHAnsi" w:cstheme="minorBidi"/>
          <w:sz w:val="20"/>
          <w:szCs w:val="20"/>
          <w:lang w:val="en-GB" w:eastAsia="pt-PT"/>
        </w:rPr>
        <w:t xml:space="preserve">hat it was the case </w:t>
      </w:r>
      <w:r w:rsidR="00807DCE" w:rsidRPr="12E4F645">
        <w:rPr>
          <w:rFonts w:asciiTheme="minorHAnsi" w:eastAsiaTheme="minorEastAsia" w:hAnsiTheme="minorHAnsi" w:cstheme="minorBidi"/>
          <w:sz w:val="20"/>
          <w:szCs w:val="20"/>
          <w:lang w:val="en-GB" w:eastAsia="pt-PT"/>
        </w:rPr>
        <w:t xml:space="preserve">for </w:t>
      </w:r>
      <w:r w:rsidR="00C07FEC" w:rsidRPr="12E4F645">
        <w:rPr>
          <w:rFonts w:asciiTheme="minorHAnsi" w:eastAsiaTheme="minorEastAsia" w:hAnsiTheme="minorHAnsi" w:cstheme="minorBidi"/>
          <w:sz w:val="20"/>
          <w:szCs w:val="20"/>
          <w:lang w:val="en-GB" w:eastAsia="pt-PT"/>
        </w:rPr>
        <w:t xml:space="preserve">the current Instacart </w:t>
      </w:r>
      <w:proofErr w:type="gramStart"/>
      <w:r w:rsidR="00807DCE" w:rsidRPr="12E4F645">
        <w:rPr>
          <w:rFonts w:asciiTheme="minorHAnsi" w:eastAsiaTheme="minorEastAsia" w:hAnsiTheme="minorHAnsi" w:cstheme="minorBidi"/>
          <w:sz w:val="20"/>
          <w:szCs w:val="20"/>
          <w:lang w:val="en-GB" w:eastAsia="pt-PT"/>
        </w:rPr>
        <w:t>dataset</w:t>
      </w:r>
      <w:proofErr w:type="gramEnd"/>
      <w:r w:rsidR="00807DCE" w:rsidRPr="12E4F645">
        <w:rPr>
          <w:rFonts w:asciiTheme="minorHAnsi" w:eastAsiaTheme="minorEastAsia" w:hAnsiTheme="minorHAnsi" w:cstheme="minorBidi"/>
          <w:sz w:val="20"/>
          <w:szCs w:val="20"/>
          <w:lang w:val="en-GB" w:eastAsia="pt-PT"/>
        </w:rPr>
        <w:t xml:space="preserve"> and we think there is room for improvement</w:t>
      </w:r>
      <w:r w:rsidR="6D5239DE" w:rsidRPr="12E4F645">
        <w:rPr>
          <w:rFonts w:asciiTheme="minorHAnsi" w:eastAsiaTheme="minorEastAsia" w:hAnsiTheme="minorHAnsi" w:cstheme="minorBidi"/>
          <w:sz w:val="20"/>
          <w:szCs w:val="20"/>
          <w:lang w:val="en-GB" w:eastAsia="pt-PT"/>
        </w:rPr>
        <w:t xml:space="preserve"> </w:t>
      </w:r>
      <w:r w:rsidR="007E620A" w:rsidRPr="12E4F645">
        <w:rPr>
          <w:rFonts w:asciiTheme="minorHAnsi" w:eastAsiaTheme="minorEastAsia" w:hAnsiTheme="minorHAnsi" w:cstheme="minorBidi"/>
          <w:sz w:val="20"/>
          <w:szCs w:val="20"/>
          <w:lang w:val="en-GB" w:eastAsia="pt-PT"/>
        </w:rPr>
        <w:t xml:space="preserve">by using FP Growth Algorithm once </w:t>
      </w:r>
      <w:r w:rsidR="00D2746D" w:rsidRPr="12E4F645">
        <w:rPr>
          <w:rFonts w:asciiTheme="minorHAnsi" w:eastAsiaTheme="minorEastAsia" w:hAnsiTheme="minorHAnsi" w:cstheme="minorBidi"/>
          <w:sz w:val="20"/>
          <w:szCs w:val="20"/>
          <w:lang w:val="en-GB" w:eastAsia="pt-PT"/>
        </w:rPr>
        <w:t>the Account Manager inputs new data and reassess the MBA rules.</w:t>
      </w:r>
    </w:p>
    <w:p w14:paraId="553531EC" w14:textId="69C8C67F" w:rsidR="0093585D" w:rsidRDefault="0093585D" w:rsidP="0C00D286">
      <w:pPr>
        <w:jc w:val="both"/>
        <w:rPr>
          <w:ins w:id="85" w:author="joao Paulo Guerreiro Aredes Cesar" w:date="2021-04-19T23:37:00Z"/>
          <w:rStyle w:val="normaltextrun"/>
          <w:rFonts w:ascii="Arial" w:hAnsi="Arial" w:cs="Arial"/>
          <w:b/>
          <w:smallCaps/>
          <w:sz w:val="26"/>
          <w:szCs w:val="26"/>
          <w:shd w:val="clear" w:color="auto" w:fill="FFFFFF"/>
        </w:rPr>
      </w:pPr>
    </w:p>
    <w:p w14:paraId="373F1A19" w14:textId="622E05A1" w:rsidR="00AC758C" w:rsidRPr="00F74F3A" w:rsidRDefault="0093585D" w:rsidP="0093585D">
      <w:pPr>
        <w:jc w:val="both"/>
        <w:rPr>
          <w:rStyle w:val="normaltextrun"/>
          <w:rFonts w:ascii="Arial" w:hAnsi="Arial" w:cs="Arial"/>
          <w:shd w:val="clear" w:color="auto" w:fill="FFFFFF"/>
          <w:rPrChange w:id="86" w:author="joao Paulo Guerreiro Aredes Cesar" w:date="2021-04-19T23:36:00Z">
            <w:rPr>
              <w:rFonts w:eastAsiaTheme="minorEastAsia"/>
            </w:rPr>
          </w:rPrChange>
        </w:rPr>
        <w:pPrChange w:id="87" w:author="joao Paulo Guerreiro Aredes Cesar" w:date="2021-04-19T23:37:00Z">
          <w:pPr>
            <w:pStyle w:val="Heading2"/>
          </w:pPr>
        </w:pPrChange>
      </w:pPr>
      <w:ins w:id="88" w:author="joao Paulo Guerreiro Aredes Cesar" w:date="2021-04-19T23:37:00Z">
        <w:r>
          <w:rPr>
            <w:rStyle w:val="normaltextrun"/>
            <w:rFonts w:ascii="Arial" w:hAnsi="Arial" w:cs="Arial"/>
            <w:b/>
            <w:bCs/>
            <w:smallCaps/>
            <w:sz w:val="26"/>
            <w:shd w:val="clear" w:color="auto" w:fill="FFFFFF"/>
          </w:rPr>
          <w:t>6.</w:t>
        </w:r>
      </w:ins>
      <w:r w:rsidR="00AC758C" w:rsidRPr="00F74F3A">
        <w:rPr>
          <w:rStyle w:val="normaltextrun"/>
          <w:rFonts w:ascii="Arial" w:hAnsi="Arial" w:cs="Arial"/>
          <w:shd w:val="clear" w:color="auto" w:fill="FFFFFF"/>
          <w:rPrChange w:id="89" w:author="joao Paulo Guerreiro Aredes Cesar" w:date="2021-04-19T23:36:00Z">
            <w:rPr/>
          </w:rPrChange>
        </w:rPr>
        <w:t>Conclusion</w:t>
      </w:r>
    </w:p>
    <w:p w14:paraId="151BA385" w14:textId="4F8D6F11" w:rsidR="00940100" w:rsidRPr="00B11A9B" w:rsidRDefault="00241FA7" w:rsidP="00D44762">
      <w:pPr>
        <w:jc w:val="both"/>
        <w:rPr>
          <w:rFonts w:asciiTheme="minorHAnsi" w:eastAsiaTheme="minorEastAsia" w:hAnsiTheme="minorHAnsi" w:cstheme="minorBidi"/>
          <w:sz w:val="20"/>
          <w:szCs w:val="20"/>
          <w:lang w:val="en-US" w:eastAsia="pt-PT"/>
        </w:rPr>
      </w:pPr>
      <w:r w:rsidRPr="00B11A9B">
        <w:rPr>
          <w:rFonts w:asciiTheme="minorHAnsi" w:eastAsiaTheme="minorEastAsia" w:hAnsiTheme="minorHAnsi" w:cstheme="minorBidi"/>
          <w:sz w:val="20"/>
          <w:szCs w:val="20"/>
          <w:lang w:val="en-US" w:eastAsia="pt-PT"/>
        </w:rPr>
        <w:t>Instacart provided us with 4 csv</w:t>
      </w:r>
      <w:r w:rsidR="7097405B" w:rsidRPr="7C4D813E">
        <w:rPr>
          <w:rFonts w:asciiTheme="minorHAnsi" w:eastAsiaTheme="minorEastAsia" w:hAnsiTheme="minorHAnsi" w:cstheme="minorBidi"/>
          <w:sz w:val="20"/>
          <w:szCs w:val="20"/>
          <w:lang w:val="en-US" w:eastAsia="pt-PT"/>
        </w:rPr>
        <w:t xml:space="preserve"> files</w:t>
      </w:r>
      <w:r w:rsidRPr="00B11A9B">
        <w:rPr>
          <w:rFonts w:asciiTheme="minorHAnsi" w:eastAsiaTheme="minorEastAsia" w:hAnsiTheme="minorHAnsi" w:cstheme="minorBidi"/>
          <w:sz w:val="20"/>
          <w:szCs w:val="20"/>
          <w:lang w:val="en-US" w:eastAsia="pt-PT"/>
        </w:rPr>
        <w:t xml:space="preserve"> that </w:t>
      </w:r>
      <w:r w:rsidR="000B15B2" w:rsidRPr="00B11A9B">
        <w:rPr>
          <w:rFonts w:asciiTheme="minorHAnsi" w:eastAsiaTheme="minorEastAsia" w:hAnsiTheme="minorHAnsi" w:cstheme="minorBidi"/>
          <w:sz w:val="20"/>
          <w:szCs w:val="20"/>
          <w:lang w:val="en-US" w:eastAsia="pt-PT"/>
        </w:rPr>
        <w:t>had information about orders, depart</w:t>
      </w:r>
      <w:r w:rsidR="00636A7E" w:rsidRPr="00B11A9B">
        <w:rPr>
          <w:rFonts w:asciiTheme="minorHAnsi" w:eastAsiaTheme="minorEastAsia" w:hAnsiTheme="minorHAnsi" w:cstheme="minorBidi"/>
          <w:sz w:val="20"/>
          <w:szCs w:val="20"/>
          <w:lang w:val="en-US" w:eastAsia="pt-PT"/>
        </w:rPr>
        <w:t xml:space="preserve">ments, products and how orders and products </w:t>
      </w:r>
      <w:r w:rsidR="6086E5D4" w:rsidRPr="0F8B0713">
        <w:rPr>
          <w:rFonts w:asciiTheme="minorHAnsi" w:eastAsiaTheme="minorEastAsia" w:hAnsiTheme="minorHAnsi" w:cstheme="minorBidi"/>
          <w:sz w:val="20"/>
          <w:szCs w:val="20"/>
          <w:lang w:val="en-US" w:eastAsia="pt-PT"/>
        </w:rPr>
        <w:t xml:space="preserve">are </w:t>
      </w:r>
      <w:r w:rsidR="00636A7E" w:rsidRPr="00B11A9B">
        <w:rPr>
          <w:rFonts w:asciiTheme="minorHAnsi" w:eastAsiaTheme="minorEastAsia" w:hAnsiTheme="minorHAnsi" w:cstheme="minorBidi"/>
          <w:sz w:val="20"/>
          <w:szCs w:val="20"/>
          <w:lang w:val="en-US" w:eastAsia="pt-PT"/>
        </w:rPr>
        <w:t xml:space="preserve">related. </w:t>
      </w:r>
      <w:r w:rsidR="008838DC" w:rsidRPr="00B11A9B">
        <w:rPr>
          <w:rFonts w:asciiTheme="minorHAnsi" w:eastAsiaTheme="minorEastAsia" w:hAnsiTheme="minorHAnsi" w:cstheme="minorBidi"/>
          <w:sz w:val="20"/>
          <w:szCs w:val="20"/>
          <w:lang w:val="en-US" w:eastAsia="pt-PT"/>
        </w:rPr>
        <w:t xml:space="preserve">With that information we were asked to provide value to the company </w:t>
      </w:r>
      <w:r w:rsidR="007441F2" w:rsidRPr="00B11A9B">
        <w:rPr>
          <w:rFonts w:asciiTheme="minorHAnsi" w:eastAsiaTheme="minorEastAsia" w:hAnsiTheme="minorHAnsi" w:cstheme="minorBidi"/>
          <w:sz w:val="20"/>
          <w:szCs w:val="20"/>
          <w:lang w:val="en-US" w:eastAsia="pt-PT"/>
        </w:rPr>
        <w:t>by reply</w:t>
      </w:r>
      <w:r w:rsidR="003D17EC" w:rsidRPr="00B11A9B">
        <w:rPr>
          <w:rFonts w:asciiTheme="minorHAnsi" w:eastAsiaTheme="minorEastAsia" w:hAnsiTheme="minorHAnsi" w:cstheme="minorBidi"/>
          <w:sz w:val="20"/>
          <w:szCs w:val="20"/>
          <w:lang w:val="en-US" w:eastAsia="pt-PT"/>
        </w:rPr>
        <w:t>ing</w:t>
      </w:r>
      <w:r w:rsidR="007441F2" w:rsidRPr="00B11A9B">
        <w:rPr>
          <w:rFonts w:asciiTheme="minorHAnsi" w:eastAsiaTheme="minorEastAsia" w:hAnsiTheme="minorHAnsi" w:cstheme="minorBidi"/>
          <w:sz w:val="20"/>
          <w:szCs w:val="20"/>
          <w:lang w:val="en-US" w:eastAsia="pt-PT"/>
        </w:rPr>
        <w:t xml:space="preserve"> to </w:t>
      </w:r>
      <w:r w:rsidR="43A80EA5" w:rsidRPr="54EDC26B">
        <w:rPr>
          <w:rFonts w:asciiTheme="minorHAnsi" w:eastAsiaTheme="minorEastAsia" w:hAnsiTheme="minorHAnsi" w:cstheme="minorBidi"/>
          <w:sz w:val="20"/>
          <w:szCs w:val="20"/>
          <w:lang w:val="en-US" w:eastAsia="pt-PT"/>
        </w:rPr>
        <w:t xml:space="preserve">some </w:t>
      </w:r>
      <w:r w:rsidR="43A80EA5" w:rsidRPr="12C99841">
        <w:rPr>
          <w:rFonts w:asciiTheme="minorHAnsi" w:eastAsiaTheme="minorEastAsia" w:hAnsiTheme="minorHAnsi" w:cstheme="minorBidi"/>
          <w:sz w:val="20"/>
          <w:szCs w:val="20"/>
          <w:lang w:val="en-US" w:eastAsia="pt-PT"/>
        </w:rPr>
        <w:t>questions made by</w:t>
      </w:r>
      <w:r w:rsidR="580E8C25" w:rsidRPr="54EDC26B">
        <w:rPr>
          <w:rFonts w:asciiTheme="minorHAnsi" w:eastAsiaTheme="minorEastAsia" w:hAnsiTheme="minorHAnsi" w:cstheme="minorBidi"/>
          <w:sz w:val="20"/>
          <w:szCs w:val="20"/>
          <w:lang w:val="en-US" w:eastAsia="pt-PT"/>
        </w:rPr>
        <w:t xml:space="preserve"> </w:t>
      </w:r>
      <w:r w:rsidR="00B34DE2" w:rsidRPr="00B11A9B">
        <w:rPr>
          <w:rFonts w:asciiTheme="minorHAnsi" w:eastAsiaTheme="minorEastAsia" w:hAnsiTheme="minorHAnsi" w:cstheme="minorBidi"/>
          <w:sz w:val="20"/>
          <w:szCs w:val="20"/>
          <w:lang w:val="en-US" w:eastAsia="pt-PT"/>
        </w:rPr>
        <w:t xml:space="preserve">Jane Doe, </w:t>
      </w:r>
      <w:r w:rsidR="000F3DCE">
        <w:rPr>
          <w:rFonts w:asciiTheme="minorHAnsi" w:eastAsiaTheme="minorEastAsia" w:hAnsiTheme="minorHAnsi" w:cstheme="minorBidi"/>
          <w:sz w:val="20"/>
          <w:szCs w:val="20"/>
          <w:lang w:val="en-US" w:eastAsia="pt-PT"/>
        </w:rPr>
        <w:t>Account Manager</w:t>
      </w:r>
      <w:r w:rsidR="00B34DE2" w:rsidRPr="00B11A9B">
        <w:rPr>
          <w:rFonts w:asciiTheme="minorHAnsi" w:eastAsiaTheme="minorEastAsia" w:hAnsiTheme="minorHAnsi" w:cstheme="minorBidi"/>
          <w:sz w:val="20"/>
          <w:szCs w:val="20"/>
          <w:lang w:val="en-US" w:eastAsia="pt-PT"/>
        </w:rPr>
        <w:t xml:space="preserve"> at Instacart</w:t>
      </w:r>
      <w:r w:rsidR="3F7AFF15" w:rsidRPr="12C99841">
        <w:rPr>
          <w:rFonts w:asciiTheme="minorHAnsi" w:eastAsiaTheme="minorEastAsia" w:hAnsiTheme="minorHAnsi" w:cstheme="minorBidi"/>
          <w:sz w:val="20"/>
          <w:szCs w:val="20"/>
          <w:lang w:val="en-US" w:eastAsia="pt-PT"/>
        </w:rPr>
        <w:t>.</w:t>
      </w:r>
      <w:r w:rsidR="00B34DE2" w:rsidRPr="00B11A9B">
        <w:rPr>
          <w:rFonts w:asciiTheme="minorHAnsi" w:eastAsiaTheme="minorEastAsia" w:hAnsiTheme="minorHAnsi" w:cstheme="minorBidi"/>
          <w:sz w:val="20"/>
          <w:szCs w:val="20"/>
          <w:lang w:val="en-US" w:eastAsia="pt-PT"/>
        </w:rPr>
        <w:t xml:space="preserve"> </w:t>
      </w:r>
      <w:r w:rsidR="007A0CA4" w:rsidRPr="00B11A9B">
        <w:rPr>
          <w:rFonts w:asciiTheme="minorHAnsi" w:eastAsiaTheme="minorEastAsia" w:hAnsiTheme="minorHAnsi" w:cstheme="minorBidi"/>
          <w:sz w:val="20"/>
          <w:szCs w:val="20"/>
          <w:lang w:val="en-US" w:eastAsia="pt-PT"/>
        </w:rPr>
        <w:t>These questions</w:t>
      </w:r>
      <w:r w:rsidR="00B34DE2" w:rsidRPr="00B11A9B">
        <w:rPr>
          <w:rFonts w:asciiTheme="minorHAnsi" w:eastAsiaTheme="minorEastAsia" w:hAnsiTheme="minorHAnsi" w:cstheme="minorBidi"/>
          <w:sz w:val="20"/>
          <w:szCs w:val="20"/>
          <w:lang w:val="en-US" w:eastAsia="pt-PT"/>
        </w:rPr>
        <w:t xml:space="preserve"> were about costumer behavior, complementary products, substitute products and</w:t>
      </w:r>
      <w:r w:rsidR="007A0CA4" w:rsidRPr="00B11A9B">
        <w:rPr>
          <w:rFonts w:asciiTheme="minorHAnsi" w:eastAsiaTheme="minorEastAsia" w:hAnsiTheme="minorHAnsi" w:cstheme="minorBidi"/>
          <w:sz w:val="20"/>
          <w:szCs w:val="20"/>
          <w:lang w:val="en-US" w:eastAsia="pt-PT"/>
        </w:rPr>
        <w:t xml:space="preserve"> what products needed to </w:t>
      </w:r>
      <w:r w:rsidR="00163649" w:rsidRPr="00B11A9B">
        <w:rPr>
          <w:rFonts w:asciiTheme="minorHAnsi" w:eastAsiaTheme="minorEastAsia" w:hAnsiTheme="minorHAnsi" w:cstheme="minorBidi"/>
          <w:sz w:val="20"/>
          <w:szCs w:val="20"/>
          <w:lang w:val="en-US" w:eastAsia="pt-PT"/>
        </w:rPr>
        <w:t>more</w:t>
      </w:r>
      <w:r w:rsidR="00820679" w:rsidRPr="00B11A9B">
        <w:rPr>
          <w:rFonts w:asciiTheme="minorHAnsi" w:eastAsiaTheme="minorEastAsia" w:hAnsiTheme="minorHAnsi" w:cstheme="minorBidi"/>
          <w:sz w:val="20"/>
          <w:szCs w:val="20"/>
          <w:lang w:val="en-US" w:eastAsia="pt-PT"/>
        </w:rPr>
        <w:t xml:space="preserve"> offerings. </w:t>
      </w:r>
    </w:p>
    <w:p w14:paraId="55ECAC75" w14:textId="196B6887" w:rsidR="00917854" w:rsidRPr="00B11A9B" w:rsidRDefault="00D513FA" w:rsidP="00D44762">
      <w:pPr>
        <w:jc w:val="both"/>
        <w:rPr>
          <w:rFonts w:asciiTheme="minorHAnsi" w:eastAsiaTheme="minorEastAsia" w:hAnsiTheme="minorHAnsi" w:cstheme="minorBidi"/>
          <w:sz w:val="20"/>
          <w:szCs w:val="20"/>
          <w:lang w:val="en-US" w:eastAsia="pt-PT"/>
        </w:rPr>
      </w:pPr>
      <w:r w:rsidRPr="00B11A9B">
        <w:rPr>
          <w:rFonts w:asciiTheme="minorHAnsi" w:eastAsiaTheme="minorEastAsia" w:hAnsiTheme="minorHAnsi" w:cstheme="minorBidi"/>
          <w:sz w:val="20"/>
          <w:szCs w:val="20"/>
          <w:lang w:val="en-US" w:eastAsia="pt-PT"/>
        </w:rPr>
        <w:t xml:space="preserve">Data understanding </w:t>
      </w:r>
      <w:r w:rsidR="0065797B">
        <w:rPr>
          <w:rFonts w:asciiTheme="minorHAnsi" w:eastAsiaTheme="minorEastAsia" w:hAnsiTheme="minorHAnsi" w:cstheme="minorBidi"/>
          <w:sz w:val="20"/>
          <w:szCs w:val="20"/>
          <w:lang w:val="en-US" w:eastAsia="pt-PT"/>
        </w:rPr>
        <w:t xml:space="preserve">and preprocessing </w:t>
      </w:r>
      <w:r w:rsidRPr="00B11A9B">
        <w:rPr>
          <w:rFonts w:asciiTheme="minorHAnsi" w:eastAsiaTheme="minorEastAsia" w:hAnsiTheme="minorHAnsi" w:cstheme="minorBidi"/>
          <w:sz w:val="20"/>
          <w:szCs w:val="20"/>
          <w:lang w:val="en-US" w:eastAsia="pt-PT"/>
        </w:rPr>
        <w:t xml:space="preserve">was </w:t>
      </w:r>
      <w:r w:rsidR="00A13785" w:rsidRPr="00B11A9B">
        <w:rPr>
          <w:rFonts w:asciiTheme="minorHAnsi" w:eastAsiaTheme="minorEastAsia" w:hAnsiTheme="minorHAnsi" w:cstheme="minorBidi"/>
          <w:sz w:val="20"/>
          <w:szCs w:val="20"/>
          <w:lang w:val="en-US" w:eastAsia="pt-PT"/>
        </w:rPr>
        <w:t xml:space="preserve">a crucial part of this project since it gave us a lot of valuable information about our </w:t>
      </w:r>
      <w:r w:rsidR="00A31411" w:rsidRPr="00B11A9B">
        <w:rPr>
          <w:rFonts w:asciiTheme="minorHAnsi" w:eastAsiaTheme="minorEastAsia" w:hAnsiTheme="minorHAnsi" w:cstheme="minorBidi"/>
          <w:sz w:val="20"/>
          <w:szCs w:val="20"/>
          <w:lang w:val="en-US" w:eastAsia="pt-PT"/>
        </w:rPr>
        <w:t>customers</w:t>
      </w:r>
      <w:r w:rsidR="00A13785" w:rsidRPr="00B11A9B">
        <w:rPr>
          <w:rFonts w:asciiTheme="minorHAnsi" w:eastAsiaTheme="minorEastAsia" w:hAnsiTheme="minorHAnsi" w:cstheme="minorBidi"/>
          <w:sz w:val="20"/>
          <w:szCs w:val="20"/>
          <w:lang w:val="en-US" w:eastAsia="pt-PT"/>
        </w:rPr>
        <w:t xml:space="preserve"> and </w:t>
      </w:r>
      <w:r w:rsidR="00163649" w:rsidRPr="00B11A9B">
        <w:rPr>
          <w:rFonts w:asciiTheme="minorHAnsi" w:eastAsiaTheme="minorEastAsia" w:hAnsiTheme="minorHAnsi" w:cstheme="minorBidi"/>
          <w:sz w:val="20"/>
          <w:szCs w:val="20"/>
          <w:lang w:val="en-US" w:eastAsia="pt-PT"/>
        </w:rPr>
        <w:t>the</w:t>
      </w:r>
      <w:r w:rsidR="0065797B">
        <w:rPr>
          <w:rFonts w:asciiTheme="minorHAnsi" w:eastAsiaTheme="minorEastAsia" w:hAnsiTheme="minorHAnsi" w:cstheme="minorBidi"/>
          <w:sz w:val="20"/>
          <w:szCs w:val="20"/>
          <w:lang w:val="en-US" w:eastAsia="pt-PT"/>
        </w:rPr>
        <w:t>ir</w:t>
      </w:r>
      <w:r w:rsidR="00A13785" w:rsidRPr="00B11A9B">
        <w:rPr>
          <w:rFonts w:asciiTheme="minorHAnsi" w:eastAsiaTheme="minorEastAsia" w:hAnsiTheme="minorHAnsi" w:cstheme="minorBidi"/>
          <w:sz w:val="20"/>
          <w:szCs w:val="20"/>
          <w:lang w:val="en-US" w:eastAsia="pt-PT"/>
        </w:rPr>
        <w:t xml:space="preserve"> preferences</w:t>
      </w:r>
      <w:r w:rsidR="001B63A6" w:rsidRPr="00B11A9B">
        <w:rPr>
          <w:rFonts w:asciiTheme="minorHAnsi" w:eastAsiaTheme="minorEastAsia" w:hAnsiTheme="minorHAnsi" w:cstheme="minorBidi"/>
          <w:sz w:val="20"/>
          <w:szCs w:val="20"/>
          <w:lang w:val="en-US" w:eastAsia="pt-PT"/>
        </w:rPr>
        <w:t xml:space="preserve">. </w:t>
      </w:r>
      <w:r w:rsidR="001111C8" w:rsidRPr="00B11A9B">
        <w:rPr>
          <w:rFonts w:asciiTheme="minorHAnsi" w:eastAsiaTheme="minorEastAsia" w:hAnsiTheme="minorHAnsi" w:cstheme="minorBidi"/>
          <w:sz w:val="20"/>
          <w:szCs w:val="20"/>
          <w:lang w:val="en-US" w:eastAsia="pt-PT"/>
        </w:rPr>
        <w:t xml:space="preserve">To do the market basket analysis we used an </w:t>
      </w:r>
      <w:proofErr w:type="spellStart"/>
      <w:r w:rsidR="00570D1D" w:rsidRPr="1D005CB2">
        <w:rPr>
          <w:rFonts w:asciiTheme="minorHAnsi" w:eastAsiaTheme="minorEastAsia" w:hAnsiTheme="minorHAnsi" w:cstheme="minorBidi"/>
          <w:i/>
          <w:sz w:val="20"/>
          <w:szCs w:val="20"/>
          <w:lang w:val="en-US" w:eastAsia="pt-PT"/>
        </w:rPr>
        <w:t>A</w:t>
      </w:r>
      <w:r w:rsidR="001111C8" w:rsidRPr="1D005CB2">
        <w:rPr>
          <w:rFonts w:asciiTheme="minorHAnsi" w:eastAsiaTheme="minorEastAsia" w:hAnsiTheme="minorHAnsi" w:cstheme="minorBidi"/>
          <w:i/>
          <w:sz w:val="20"/>
          <w:szCs w:val="20"/>
          <w:lang w:val="en-US" w:eastAsia="pt-PT"/>
        </w:rPr>
        <w:t>priori</w:t>
      </w:r>
      <w:proofErr w:type="spellEnd"/>
      <w:r w:rsidR="001111C8" w:rsidRPr="1D005CB2">
        <w:rPr>
          <w:rFonts w:asciiTheme="minorHAnsi" w:eastAsiaTheme="minorEastAsia" w:hAnsiTheme="minorHAnsi" w:cstheme="minorBidi"/>
          <w:i/>
          <w:sz w:val="20"/>
          <w:szCs w:val="20"/>
          <w:lang w:val="en-US" w:eastAsia="pt-PT"/>
        </w:rPr>
        <w:t xml:space="preserve"> </w:t>
      </w:r>
      <w:r w:rsidR="001111C8" w:rsidRPr="00B11A9B">
        <w:rPr>
          <w:rFonts w:asciiTheme="minorHAnsi" w:eastAsiaTheme="minorEastAsia" w:hAnsiTheme="minorHAnsi" w:cstheme="minorBidi"/>
          <w:sz w:val="20"/>
          <w:szCs w:val="20"/>
          <w:lang w:val="en-US" w:eastAsia="pt-PT"/>
        </w:rPr>
        <w:t xml:space="preserve">algorithm </w:t>
      </w:r>
      <w:r w:rsidR="00570D1D" w:rsidRPr="00B11A9B">
        <w:rPr>
          <w:rFonts w:asciiTheme="minorHAnsi" w:eastAsiaTheme="minorEastAsia" w:hAnsiTheme="minorHAnsi" w:cstheme="minorBidi"/>
          <w:sz w:val="20"/>
          <w:szCs w:val="20"/>
          <w:lang w:val="en-US" w:eastAsia="pt-PT"/>
        </w:rPr>
        <w:t xml:space="preserve">and to get a better understanding of </w:t>
      </w:r>
      <w:r w:rsidR="00A130E6">
        <w:rPr>
          <w:rFonts w:asciiTheme="minorHAnsi" w:eastAsiaTheme="minorEastAsia" w:hAnsiTheme="minorHAnsi" w:cstheme="minorBidi"/>
          <w:sz w:val="20"/>
          <w:szCs w:val="20"/>
          <w:lang w:val="en-US" w:eastAsia="pt-PT"/>
        </w:rPr>
        <w:t>purchasing patterns</w:t>
      </w:r>
      <w:r w:rsidR="00570D1D" w:rsidRPr="00B11A9B">
        <w:rPr>
          <w:rFonts w:asciiTheme="minorHAnsi" w:eastAsiaTheme="minorEastAsia" w:hAnsiTheme="minorHAnsi" w:cstheme="minorBidi"/>
          <w:sz w:val="20"/>
          <w:szCs w:val="20"/>
          <w:lang w:val="en-US" w:eastAsia="pt-PT"/>
        </w:rPr>
        <w:t xml:space="preserve"> we used a K-means algorithm with </w:t>
      </w:r>
      <w:r w:rsidR="00163649" w:rsidRPr="00B11A9B">
        <w:rPr>
          <w:rFonts w:asciiTheme="minorHAnsi" w:eastAsiaTheme="minorEastAsia" w:hAnsiTheme="minorHAnsi" w:cstheme="minorBidi"/>
          <w:sz w:val="20"/>
          <w:szCs w:val="20"/>
          <w:lang w:val="en-US" w:eastAsia="pt-PT"/>
        </w:rPr>
        <w:t>4</w:t>
      </w:r>
      <w:r w:rsidR="0065797B">
        <w:rPr>
          <w:rFonts w:asciiTheme="minorHAnsi" w:eastAsiaTheme="minorEastAsia" w:hAnsiTheme="minorHAnsi" w:cstheme="minorBidi"/>
          <w:sz w:val="20"/>
          <w:szCs w:val="20"/>
          <w:lang w:val="en-US" w:eastAsia="pt-PT"/>
        </w:rPr>
        <w:t xml:space="preserve"> clusters</w:t>
      </w:r>
      <w:r w:rsidR="00163649" w:rsidRPr="00B11A9B">
        <w:rPr>
          <w:rFonts w:asciiTheme="minorHAnsi" w:eastAsiaTheme="minorEastAsia" w:hAnsiTheme="minorHAnsi" w:cstheme="minorBidi"/>
          <w:sz w:val="20"/>
          <w:szCs w:val="20"/>
          <w:lang w:val="en-US" w:eastAsia="pt-PT"/>
        </w:rPr>
        <w:t xml:space="preserve">. </w:t>
      </w:r>
    </w:p>
    <w:p w14:paraId="237D689B" w14:textId="50866996" w:rsidR="00163649" w:rsidRPr="00B11A9B" w:rsidRDefault="00260EAC" w:rsidP="00163649">
      <w:pPr>
        <w:jc w:val="both"/>
        <w:rPr>
          <w:rFonts w:asciiTheme="minorHAnsi" w:eastAsiaTheme="minorEastAsia" w:hAnsiTheme="minorHAnsi" w:cstheme="minorBidi"/>
          <w:sz w:val="20"/>
          <w:szCs w:val="20"/>
          <w:lang w:val="en-US" w:eastAsia="pt-PT"/>
        </w:rPr>
      </w:pPr>
      <w:r w:rsidRPr="00B11A9B">
        <w:rPr>
          <w:rFonts w:asciiTheme="minorHAnsi" w:eastAsiaTheme="minorEastAsia" w:hAnsiTheme="minorHAnsi" w:cstheme="minorBidi"/>
          <w:sz w:val="20"/>
          <w:szCs w:val="20"/>
          <w:lang w:val="en-US" w:eastAsia="pt-PT"/>
        </w:rPr>
        <w:t xml:space="preserve">With the </w:t>
      </w:r>
      <w:r w:rsidRPr="57C2B155">
        <w:rPr>
          <w:rFonts w:asciiTheme="minorHAnsi" w:eastAsiaTheme="minorEastAsia" w:hAnsiTheme="minorHAnsi" w:cstheme="minorBidi"/>
          <w:sz w:val="20"/>
          <w:szCs w:val="20"/>
          <w:lang w:val="en-US" w:eastAsia="pt-PT"/>
        </w:rPr>
        <w:t>usage</w:t>
      </w:r>
      <w:r w:rsidRPr="00B11A9B">
        <w:rPr>
          <w:rFonts w:asciiTheme="minorHAnsi" w:eastAsiaTheme="minorEastAsia" w:hAnsiTheme="minorHAnsi" w:cstheme="minorBidi"/>
          <w:sz w:val="20"/>
          <w:szCs w:val="20"/>
          <w:lang w:val="en-US" w:eastAsia="pt-PT"/>
        </w:rPr>
        <w:t xml:space="preserve"> of both </w:t>
      </w:r>
      <w:r w:rsidR="02E05F6E" w:rsidRPr="16BFAC47">
        <w:rPr>
          <w:rFonts w:asciiTheme="minorHAnsi" w:eastAsiaTheme="minorEastAsia" w:hAnsiTheme="minorHAnsi" w:cstheme="minorBidi"/>
          <w:sz w:val="20"/>
          <w:szCs w:val="20"/>
          <w:lang w:val="en-US" w:eastAsia="pt-PT"/>
        </w:rPr>
        <w:t>algorithm</w:t>
      </w:r>
      <w:r w:rsidR="3FFEDE3C" w:rsidRPr="16BFAC47">
        <w:rPr>
          <w:rFonts w:asciiTheme="minorHAnsi" w:eastAsiaTheme="minorEastAsia" w:hAnsiTheme="minorHAnsi" w:cstheme="minorBidi"/>
          <w:sz w:val="20"/>
          <w:szCs w:val="20"/>
          <w:lang w:val="en-US" w:eastAsia="pt-PT"/>
        </w:rPr>
        <w:t>s</w:t>
      </w:r>
      <w:r w:rsidR="02E05F6E" w:rsidRPr="0D64B15C">
        <w:rPr>
          <w:rFonts w:asciiTheme="minorHAnsi" w:eastAsiaTheme="minorEastAsia" w:hAnsiTheme="minorHAnsi" w:cstheme="minorBidi"/>
          <w:sz w:val="20"/>
          <w:szCs w:val="20"/>
          <w:lang w:val="en-US" w:eastAsia="pt-PT"/>
        </w:rPr>
        <w:t>,</w:t>
      </w:r>
      <w:r w:rsidRPr="00B11A9B">
        <w:rPr>
          <w:rFonts w:asciiTheme="minorHAnsi" w:eastAsiaTheme="minorEastAsia" w:hAnsiTheme="minorHAnsi" w:cstheme="minorBidi"/>
          <w:sz w:val="20"/>
          <w:szCs w:val="20"/>
          <w:lang w:val="en-US" w:eastAsia="pt-PT"/>
        </w:rPr>
        <w:t xml:space="preserve"> we were able to </w:t>
      </w:r>
      <w:r w:rsidR="00E60245" w:rsidRPr="00B11A9B">
        <w:rPr>
          <w:rFonts w:asciiTheme="minorHAnsi" w:eastAsiaTheme="minorEastAsia" w:hAnsiTheme="minorHAnsi" w:cstheme="minorBidi"/>
          <w:sz w:val="20"/>
          <w:szCs w:val="20"/>
          <w:lang w:val="en-US" w:eastAsia="pt-PT"/>
        </w:rPr>
        <w:t xml:space="preserve">reply in a meaningful way to Jane’s questions </w:t>
      </w:r>
      <w:r w:rsidR="009B6F15" w:rsidRPr="00B11A9B">
        <w:rPr>
          <w:rFonts w:asciiTheme="minorHAnsi" w:eastAsiaTheme="minorEastAsia" w:hAnsiTheme="minorHAnsi" w:cstheme="minorBidi"/>
          <w:sz w:val="20"/>
          <w:szCs w:val="20"/>
          <w:lang w:val="en-US" w:eastAsia="pt-PT"/>
        </w:rPr>
        <w:t>and we hope that with this valuable information</w:t>
      </w:r>
      <w:r w:rsidR="005C65C4" w:rsidRPr="00B11A9B">
        <w:rPr>
          <w:rFonts w:asciiTheme="minorHAnsi" w:eastAsiaTheme="minorEastAsia" w:hAnsiTheme="minorHAnsi" w:cstheme="minorBidi"/>
          <w:sz w:val="20"/>
          <w:szCs w:val="20"/>
          <w:lang w:val="en-US" w:eastAsia="pt-PT"/>
        </w:rPr>
        <w:t>, and with the implementation of cross-selling and product placement techniques,</w:t>
      </w:r>
      <w:r w:rsidR="009B6F15" w:rsidRPr="00B11A9B">
        <w:rPr>
          <w:rFonts w:asciiTheme="minorHAnsi" w:eastAsiaTheme="minorEastAsia" w:hAnsiTheme="minorHAnsi" w:cstheme="minorBidi"/>
          <w:sz w:val="20"/>
          <w:szCs w:val="20"/>
          <w:lang w:val="en-US" w:eastAsia="pt-PT"/>
        </w:rPr>
        <w:t xml:space="preserve"> Instacart </w:t>
      </w:r>
      <w:r w:rsidR="3A11C53E" w:rsidRPr="655FDA72">
        <w:rPr>
          <w:rFonts w:asciiTheme="minorHAnsi" w:eastAsiaTheme="minorEastAsia" w:hAnsiTheme="minorHAnsi" w:cstheme="minorBidi"/>
          <w:sz w:val="20"/>
          <w:szCs w:val="20"/>
          <w:lang w:val="en-US" w:eastAsia="pt-PT"/>
        </w:rPr>
        <w:t>will</w:t>
      </w:r>
      <w:r w:rsidR="009B6F15" w:rsidRPr="00B11A9B">
        <w:rPr>
          <w:rFonts w:asciiTheme="minorHAnsi" w:eastAsiaTheme="minorEastAsia" w:hAnsiTheme="minorHAnsi" w:cstheme="minorBidi"/>
          <w:sz w:val="20"/>
          <w:szCs w:val="20"/>
          <w:lang w:val="en-US" w:eastAsia="pt-PT"/>
        </w:rPr>
        <w:t xml:space="preserve"> </w:t>
      </w:r>
      <w:r w:rsidR="001A57B8" w:rsidRPr="00B11A9B">
        <w:rPr>
          <w:rFonts w:asciiTheme="minorHAnsi" w:eastAsiaTheme="minorEastAsia" w:hAnsiTheme="minorHAnsi" w:cstheme="minorBidi"/>
          <w:sz w:val="20"/>
          <w:szCs w:val="20"/>
          <w:lang w:val="en-US" w:eastAsia="pt-PT"/>
        </w:rPr>
        <w:t>increase their profits</w:t>
      </w:r>
      <w:r w:rsidR="005C65C4" w:rsidRPr="00B11A9B">
        <w:rPr>
          <w:rFonts w:asciiTheme="minorHAnsi" w:eastAsiaTheme="minorEastAsia" w:hAnsiTheme="minorHAnsi" w:cstheme="minorBidi"/>
          <w:sz w:val="20"/>
          <w:szCs w:val="20"/>
          <w:lang w:val="en-US" w:eastAsia="pt-PT"/>
        </w:rPr>
        <w:t xml:space="preserve">. </w:t>
      </w:r>
    </w:p>
    <w:p w14:paraId="2C318BD9" w14:textId="25297699" w:rsidR="00B72BBD" w:rsidRDefault="5135DCD4" w:rsidP="38605660">
      <w:pPr>
        <w:jc w:val="both"/>
        <w:rPr>
          <w:rFonts w:asciiTheme="minorHAnsi" w:eastAsiaTheme="minorEastAsia" w:hAnsiTheme="minorHAnsi" w:cstheme="minorBidi"/>
          <w:sz w:val="20"/>
          <w:szCs w:val="20"/>
          <w:lang w:val="en-US" w:eastAsia="pt-PT"/>
        </w:rPr>
      </w:pPr>
      <w:r w:rsidRPr="1DC62509">
        <w:rPr>
          <w:rFonts w:asciiTheme="minorHAnsi" w:eastAsiaTheme="minorEastAsia" w:hAnsiTheme="minorHAnsi" w:cstheme="minorBidi"/>
          <w:sz w:val="20"/>
          <w:szCs w:val="20"/>
          <w:lang w:val="en-US" w:eastAsia="pt-PT"/>
        </w:rPr>
        <w:t>We provided recommendations on how Instacart should maintain this type of approach continuously for a better and most efficient performance, as well as a quick response to possible</w:t>
      </w:r>
      <w:r w:rsidRPr="500C3D9F">
        <w:rPr>
          <w:rFonts w:asciiTheme="minorHAnsi" w:eastAsiaTheme="minorEastAsia" w:hAnsiTheme="minorHAnsi" w:cstheme="minorBidi"/>
          <w:sz w:val="20"/>
          <w:szCs w:val="20"/>
          <w:lang w:val="en-US" w:eastAsia="pt-PT"/>
        </w:rPr>
        <w:t xml:space="preserve"> eventualities that may happen in the business </w:t>
      </w:r>
      <w:r w:rsidR="68BF17C5" w:rsidRPr="500C3D9F">
        <w:rPr>
          <w:rFonts w:asciiTheme="minorHAnsi" w:eastAsiaTheme="minorEastAsia" w:hAnsiTheme="minorHAnsi" w:cstheme="minorBidi"/>
          <w:sz w:val="20"/>
          <w:szCs w:val="20"/>
          <w:lang w:val="en-US" w:eastAsia="pt-PT"/>
        </w:rPr>
        <w:t xml:space="preserve">throughout </w:t>
      </w:r>
      <w:r w:rsidR="68BF17C5" w:rsidRPr="274D85FE">
        <w:rPr>
          <w:rFonts w:asciiTheme="minorHAnsi" w:eastAsiaTheme="minorEastAsia" w:hAnsiTheme="minorHAnsi" w:cstheme="minorBidi"/>
          <w:sz w:val="20"/>
          <w:szCs w:val="20"/>
          <w:lang w:val="en-US" w:eastAsia="pt-PT"/>
        </w:rPr>
        <w:t>time.</w:t>
      </w:r>
    </w:p>
    <w:sectPr w:rsidR="00B72BBD" w:rsidSect="008D4614">
      <w:footerReference w:type="default" r:id="rId33"/>
      <w:pgSz w:w="11906" w:h="16838"/>
      <w:pgMar w:top="1418" w:right="1418" w:bottom="1418" w:left="1418" w:header="567" w:footer="709" w:gutter="0"/>
      <w:pgNumType w:start="1"/>
      <w:cols w:space="708"/>
      <w:docGrid w:linePitch="360"/>
      <w:sectPrChange w:id="90" w:author="joao Paulo Guerreiro Aredes Cesar" w:date="2021-04-19T23:38:00Z">
        <w:sectPr w:rsidR="00B72BBD" w:rsidSect="008D4614">
          <w:pgMar w:top="1418" w:right="1418" w:bottom="1418" w:left="1418"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5BD45" w14:textId="77777777" w:rsidR="00722BD0" w:rsidRDefault="00722BD0" w:rsidP="00940100">
      <w:pPr>
        <w:spacing w:after="0" w:line="240" w:lineRule="auto"/>
      </w:pPr>
      <w:r>
        <w:separator/>
      </w:r>
    </w:p>
  </w:endnote>
  <w:endnote w:type="continuationSeparator" w:id="0">
    <w:p w14:paraId="6FDC5CA7" w14:textId="77777777" w:rsidR="00722BD0" w:rsidRDefault="00722BD0" w:rsidP="00940100">
      <w:pPr>
        <w:spacing w:after="0" w:line="240" w:lineRule="auto"/>
      </w:pPr>
      <w:r>
        <w:continuationSeparator/>
      </w:r>
    </w:p>
  </w:endnote>
  <w:endnote w:type="continuationNotice" w:id="1">
    <w:p w14:paraId="411291F4" w14:textId="77777777" w:rsidR="00722BD0" w:rsidRDefault="00722B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Mincho">
    <w:altName w:val="Yu Gothic"/>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D575F" w14:textId="78BA7410" w:rsidR="00B84B4E" w:rsidRDefault="00692E83">
    <w:pPr>
      <w:pStyle w:val="Footer"/>
      <w:jc w:val="right"/>
    </w:pPr>
    <w:sdt>
      <w:sdtPr>
        <w:id w:val="2099905464"/>
        <w:docPartObj>
          <w:docPartGallery w:val="Page Numbers (Bottom of Page)"/>
          <w:docPartUnique/>
        </w:docPartObj>
      </w:sdtPr>
      <w:sdtEndPr>
        <w:rPr>
          <w:noProof/>
        </w:rPr>
      </w:sdtEndPr>
      <w:sdtContent/>
    </w:sdt>
  </w:p>
  <w:p w14:paraId="1A37EE27" w14:textId="77777777" w:rsidR="00B84B4E" w:rsidRDefault="00B84B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448617"/>
      <w:docPartObj>
        <w:docPartGallery w:val="Page Numbers (Bottom of Page)"/>
        <w:docPartUnique/>
      </w:docPartObj>
    </w:sdtPr>
    <w:sdtEndPr>
      <w:rPr>
        <w:noProof/>
      </w:rPr>
    </w:sdtEndPr>
    <w:sdtContent>
      <w:p w14:paraId="75359211" w14:textId="414E8E61" w:rsidR="007A2A15" w:rsidRDefault="007A2A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EB29B" w14:textId="77777777" w:rsidR="00A26360" w:rsidRDefault="00A26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444A0" w14:textId="77777777" w:rsidR="00722BD0" w:rsidRDefault="00722BD0" w:rsidP="00940100">
      <w:pPr>
        <w:spacing w:after="0" w:line="240" w:lineRule="auto"/>
      </w:pPr>
      <w:r>
        <w:separator/>
      </w:r>
    </w:p>
  </w:footnote>
  <w:footnote w:type="continuationSeparator" w:id="0">
    <w:p w14:paraId="14BAD2C9" w14:textId="77777777" w:rsidR="00722BD0" w:rsidRDefault="00722BD0" w:rsidP="00940100">
      <w:pPr>
        <w:spacing w:after="0" w:line="240" w:lineRule="auto"/>
      </w:pPr>
      <w:r>
        <w:continuationSeparator/>
      </w:r>
    </w:p>
  </w:footnote>
  <w:footnote w:type="continuationNotice" w:id="1">
    <w:p w14:paraId="38F74A43" w14:textId="77777777" w:rsidR="00722BD0" w:rsidRDefault="00722BD0">
      <w:pPr>
        <w:spacing w:after="0" w:line="240" w:lineRule="auto"/>
      </w:pPr>
    </w:p>
  </w:footnote>
  <w:footnote w:id="2">
    <w:p w14:paraId="7349086B" w14:textId="1551993B" w:rsidR="001F5775" w:rsidRPr="00122026" w:rsidRDefault="001F5775">
      <w:pPr>
        <w:pStyle w:val="FootnoteText"/>
        <w:rPr>
          <w:rFonts w:ascii="Arial" w:hAnsi="Arial" w:cs="Arial"/>
          <w:sz w:val="16"/>
          <w:szCs w:val="16"/>
          <w:lang w:val="en-US"/>
        </w:rPr>
      </w:pPr>
      <w:r w:rsidRPr="00122026">
        <w:rPr>
          <w:rStyle w:val="FootnoteReference"/>
          <w:rFonts w:ascii="Arial" w:hAnsi="Arial" w:cs="Arial"/>
          <w:sz w:val="16"/>
          <w:szCs w:val="16"/>
        </w:rPr>
        <w:footnoteRef/>
      </w:r>
      <w:r w:rsidRPr="00122026">
        <w:rPr>
          <w:rFonts w:ascii="Arial" w:hAnsi="Arial" w:cs="Arial"/>
          <w:sz w:val="16"/>
          <w:szCs w:val="16"/>
        </w:rPr>
        <w:t xml:space="preserve"> </w:t>
      </w:r>
      <w:r w:rsidR="00656AB4" w:rsidRPr="00656AB4">
        <w:rPr>
          <w:rFonts w:ascii="Arial" w:hAnsi="Arial" w:cs="Arial"/>
          <w:sz w:val="16"/>
          <w:szCs w:val="16"/>
        </w:rPr>
        <w:t>https://www.emarketer.com/content/online-grocery-sales-will-increase-by-nearly-53-this-year</w:t>
      </w:r>
    </w:p>
  </w:footnote>
  <w:footnote w:id="3">
    <w:p w14:paraId="3466CE80" w14:textId="2EED047B" w:rsidR="00122026" w:rsidRPr="00122026" w:rsidRDefault="00122026">
      <w:pPr>
        <w:pStyle w:val="FootnoteText"/>
        <w:rPr>
          <w:lang w:val="en-US"/>
        </w:rPr>
      </w:pPr>
      <w:r w:rsidRPr="00122026">
        <w:rPr>
          <w:rStyle w:val="FootnoteReference"/>
          <w:rFonts w:ascii="Arial" w:hAnsi="Arial" w:cs="Arial"/>
          <w:sz w:val="16"/>
          <w:szCs w:val="16"/>
        </w:rPr>
        <w:footnoteRef/>
      </w:r>
      <w:r w:rsidRPr="00122026">
        <w:rPr>
          <w:rFonts w:ascii="Arial" w:hAnsi="Arial" w:cs="Arial"/>
          <w:sz w:val="16"/>
          <w:szCs w:val="16"/>
          <w:lang w:val="en-US"/>
        </w:rPr>
        <w:t xml:space="preserve"> https://www.statista.com/statistics/1147639/instacart-market-share-by-category-us/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37EA71DD" w:rsidDel="008D4614" w14:paraId="0D16868B" w14:textId="398145AB" w:rsidTr="37EA71DD">
      <w:trPr>
        <w:del w:id="0" w:author="joao Paulo Guerreiro Aredes Cesar" w:date="2021-04-19T23:38:00Z"/>
      </w:trPr>
      <w:tc>
        <w:tcPr>
          <w:tcW w:w="3020" w:type="dxa"/>
        </w:tcPr>
        <w:p w14:paraId="1A98B71E" w14:textId="44C46AA7" w:rsidR="37EA71DD" w:rsidDel="008D4614" w:rsidRDefault="37EA71DD" w:rsidP="37EA71DD">
          <w:pPr>
            <w:pStyle w:val="Header"/>
            <w:ind w:left="-115"/>
            <w:rPr>
              <w:del w:id="1" w:author="joao Paulo Guerreiro Aredes Cesar" w:date="2021-04-19T23:38:00Z"/>
            </w:rPr>
          </w:pPr>
        </w:p>
      </w:tc>
      <w:tc>
        <w:tcPr>
          <w:tcW w:w="3020" w:type="dxa"/>
        </w:tcPr>
        <w:p w14:paraId="5C87F5FE" w14:textId="02A22D73" w:rsidR="37EA71DD" w:rsidDel="008D4614" w:rsidRDefault="37EA71DD" w:rsidP="37EA71DD">
          <w:pPr>
            <w:pStyle w:val="Header"/>
            <w:jc w:val="center"/>
            <w:rPr>
              <w:del w:id="2" w:author="joao Paulo Guerreiro Aredes Cesar" w:date="2021-04-19T23:38:00Z"/>
            </w:rPr>
          </w:pPr>
        </w:p>
      </w:tc>
      <w:tc>
        <w:tcPr>
          <w:tcW w:w="3020" w:type="dxa"/>
        </w:tcPr>
        <w:p w14:paraId="59C0A066" w14:textId="0EAF277F" w:rsidR="37EA71DD" w:rsidDel="008D4614" w:rsidRDefault="37EA71DD" w:rsidP="37EA71DD">
          <w:pPr>
            <w:pStyle w:val="Header"/>
            <w:ind w:right="-115"/>
            <w:jc w:val="right"/>
            <w:rPr>
              <w:del w:id="3" w:author="joao Paulo Guerreiro Aredes Cesar" w:date="2021-04-19T23:38:00Z"/>
            </w:rPr>
          </w:pPr>
        </w:p>
      </w:tc>
    </w:tr>
  </w:tbl>
  <w:p w14:paraId="6A91018D" w14:textId="3223ABF5" w:rsidR="37EA71DD" w:rsidRDefault="37EA71DD" w:rsidP="37EA7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025CF"/>
    <w:multiLevelType w:val="hybridMultilevel"/>
    <w:tmpl w:val="FFFFFFFF"/>
    <w:lvl w:ilvl="0" w:tplc="82D81280">
      <w:start w:val="1"/>
      <w:numFmt w:val="bullet"/>
      <w:lvlText w:val=""/>
      <w:lvlJc w:val="left"/>
      <w:pPr>
        <w:ind w:left="720" w:hanging="360"/>
      </w:pPr>
      <w:rPr>
        <w:rFonts w:ascii="Symbol" w:hAnsi="Symbol" w:hint="default"/>
      </w:rPr>
    </w:lvl>
    <w:lvl w:ilvl="1" w:tplc="34108FE4">
      <w:start w:val="1"/>
      <w:numFmt w:val="bullet"/>
      <w:lvlText w:val="o"/>
      <w:lvlJc w:val="left"/>
      <w:pPr>
        <w:ind w:left="1440" w:hanging="360"/>
      </w:pPr>
      <w:rPr>
        <w:rFonts w:ascii="Courier New" w:hAnsi="Courier New" w:hint="default"/>
      </w:rPr>
    </w:lvl>
    <w:lvl w:ilvl="2" w:tplc="CB24CED6">
      <w:start w:val="1"/>
      <w:numFmt w:val="bullet"/>
      <w:lvlText w:val=""/>
      <w:lvlJc w:val="left"/>
      <w:pPr>
        <w:ind w:left="2160" w:hanging="360"/>
      </w:pPr>
      <w:rPr>
        <w:rFonts w:ascii="Wingdings" w:hAnsi="Wingdings" w:hint="default"/>
      </w:rPr>
    </w:lvl>
    <w:lvl w:ilvl="3" w:tplc="62F8203A">
      <w:start w:val="1"/>
      <w:numFmt w:val="bullet"/>
      <w:lvlText w:val=""/>
      <w:lvlJc w:val="left"/>
      <w:pPr>
        <w:ind w:left="2880" w:hanging="360"/>
      </w:pPr>
      <w:rPr>
        <w:rFonts w:ascii="Symbol" w:hAnsi="Symbol" w:hint="default"/>
      </w:rPr>
    </w:lvl>
    <w:lvl w:ilvl="4" w:tplc="C2AE06BE">
      <w:start w:val="1"/>
      <w:numFmt w:val="bullet"/>
      <w:lvlText w:val="o"/>
      <w:lvlJc w:val="left"/>
      <w:pPr>
        <w:ind w:left="3600" w:hanging="360"/>
      </w:pPr>
      <w:rPr>
        <w:rFonts w:ascii="Courier New" w:hAnsi="Courier New" w:hint="default"/>
      </w:rPr>
    </w:lvl>
    <w:lvl w:ilvl="5" w:tplc="08723918">
      <w:start w:val="1"/>
      <w:numFmt w:val="bullet"/>
      <w:lvlText w:val=""/>
      <w:lvlJc w:val="left"/>
      <w:pPr>
        <w:ind w:left="4320" w:hanging="360"/>
      </w:pPr>
      <w:rPr>
        <w:rFonts w:ascii="Wingdings" w:hAnsi="Wingdings" w:hint="default"/>
      </w:rPr>
    </w:lvl>
    <w:lvl w:ilvl="6" w:tplc="CE1A3150">
      <w:start w:val="1"/>
      <w:numFmt w:val="bullet"/>
      <w:lvlText w:val=""/>
      <w:lvlJc w:val="left"/>
      <w:pPr>
        <w:ind w:left="5040" w:hanging="360"/>
      </w:pPr>
      <w:rPr>
        <w:rFonts w:ascii="Symbol" w:hAnsi="Symbol" w:hint="default"/>
      </w:rPr>
    </w:lvl>
    <w:lvl w:ilvl="7" w:tplc="1668F334">
      <w:start w:val="1"/>
      <w:numFmt w:val="bullet"/>
      <w:lvlText w:val="o"/>
      <w:lvlJc w:val="left"/>
      <w:pPr>
        <w:ind w:left="5760" w:hanging="360"/>
      </w:pPr>
      <w:rPr>
        <w:rFonts w:ascii="Courier New" w:hAnsi="Courier New" w:hint="default"/>
      </w:rPr>
    </w:lvl>
    <w:lvl w:ilvl="8" w:tplc="B35C5F62">
      <w:start w:val="1"/>
      <w:numFmt w:val="bullet"/>
      <w:lvlText w:val=""/>
      <w:lvlJc w:val="left"/>
      <w:pPr>
        <w:ind w:left="6480" w:hanging="360"/>
      </w:pPr>
      <w:rPr>
        <w:rFonts w:ascii="Wingdings" w:hAnsi="Wingdings" w:hint="default"/>
      </w:rPr>
    </w:lvl>
  </w:abstractNum>
  <w:abstractNum w:abstractNumId="1" w15:restartNumberingAfterBreak="0">
    <w:nsid w:val="08863EEC"/>
    <w:multiLevelType w:val="hybridMultilevel"/>
    <w:tmpl w:val="FFFFFFFF"/>
    <w:lvl w:ilvl="0" w:tplc="4580C8BC">
      <w:start w:val="1"/>
      <w:numFmt w:val="bullet"/>
      <w:lvlText w:val=""/>
      <w:lvlJc w:val="left"/>
      <w:pPr>
        <w:ind w:left="720" w:hanging="360"/>
      </w:pPr>
      <w:rPr>
        <w:rFonts w:ascii="Symbol" w:hAnsi="Symbol" w:hint="default"/>
      </w:rPr>
    </w:lvl>
    <w:lvl w:ilvl="1" w:tplc="60FE7AA8">
      <w:start w:val="1"/>
      <w:numFmt w:val="bullet"/>
      <w:lvlText w:val="o"/>
      <w:lvlJc w:val="left"/>
      <w:pPr>
        <w:ind w:left="1440" w:hanging="360"/>
      </w:pPr>
      <w:rPr>
        <w:rFonts w:ascii="Courier New" w:hAnsi="Courier New" w:hint="default"/>
      </w:rPr>
    </w:lvl>
    <w:lvl w:ilvl="2" w:tplc="0E1C83EE">
      <w:start w:val="1"/>
      <w:numFmt w:val="bullet"/>
      <w:lvlText w:val=""/>
      <w:lvlJc w:val="left"/>
      <w:pPr>
        <w:ind w:left="2160" w:hanging="360"/>
      </w:pPr>
      <w:rPr>
        <w:rFonts w:ascii="Wingdings" w:hAnsi="Wingdings" w:hint="default"/>
      </w:rPr>
    </w:lvl>
    <w:lvl w:ilvl="3" w:tplc="D772B9C4">
      <w:start w:val="1"/>
      <w:numFmt w:val="bullet"/>
      <w:lvlText w:val=""/>
      <w:lvlJc w:val="left"/>
      <w:pPr>
        <w:ind w:left="2880" w:hanging="360"/>
      </w:pPr>
      <w:rPr>
        <w:rFonts w:ascii="Symbol" w:hAnsi="Symbol" w:hint="default"/>
      </w:rPr>
    </w:lvl>
    <w:lvl w:ilvl="4" w:tplc="3B6C167E">
      <w:start w:val="1"/>
      <w:numFmt w:val="bullet"/>
      <w:lvlText w:val="o"/>
      <w:lvlJc w:val="left"/>
      <w:pPr>
        <w:ind w:left="3600" w:hanging="360"/>
      </w:pPr>
      <w:rPr>
        <w:rFonts w:ascii="Courier New" w:hAnsi="Courier New" w:hint="default"/>
      </w:rPr>
    </w:lvl>
    <w:lvl w:ilvl="5" w:tplc="5DDE61AA">
      <w:start w:val="1"/>
      <w:numFmt w:val="bullet"/>
      <w:lvlText w:val=""/>
      <w:lvlJc w:val="left"/>
      <w:pPr>
        <w:ind w:left="4320" w:hanging="360"/>
      </w:pPr>
      <w:rPr>
        <w:rFonts w:ascii="Wingdings" w:hAnsi="Wingdings" w:hint="default"/>
      </w:rPr>
    </w:lvl>
    <w:lvl w:ilvl="6" w:tplc="448C1910">
      <w:start w:val="1"/>
      <w:numFmt w:val="bullet"/>
      <w:lvlText w:val=""/>
      <w:lvlJc w:val="left"/>
      <w:pPr>
        <w:ind w:left="5040" w:hanging="360"/>
      </w:pPr>
      <w:rPr>
        <w:rFonts w:ascii="Symbol" w:hAnsi="Symbol" w:hint="default"/>
      </w:rPr>
    </w:lvl>
    <w:lvl w:ilvl="7" w:tplc="F39AE380">
      <w:start w:val="1"/>
      <w:numFmt w:val="bullet"/>
      <w:lvlText w:val="o"/>
      <w:lvlJc w:val="left"/>
      <w:pPr>
        <w:ind w:left="5760" w:hanging="360"/>
      </w:pPr>
      <w:rPr>
        <w:rFonts w:ascii="Courier New" w:hAnsi="Courier New" w:hint="default"/>
      </w:rPr>
    </w:lvl>
    <w:lvl w:ilvl="8" w:tplc="47EC7D42">
      <w:start w:val="1"/>
      <w:numFmt w:val="bullet"/>
      <w:lvlText w:val=""/>
      <w:lvlJc w:val="left"/>
      <w:pPr>
        <w:ind w:left="6480" w:hanging="360"/>
      </w:pPr>
      <w:rPr>
        <w:rFonts w:ascii="Wingdings" w:hAnsi="Wingdings" w:hint="default"/>
      </w:rPr>
    </w:lvl>
  </w:abstractNum>
  <w:abstractNum w:abstractNumId="2" w15:restartNumberingAfterBreak="0">
    <w:nsid w:val="099672DE"/>
    <w:multiLevelType w:val="multilevel"/>
    <w:tmpl w:val="FBB011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B63FA7"/>
    <w:multiLevelType w:val="hybridMultilevel"/>
    <w:tmpl w:val="FFFFFFFF"/>
    <w:lvl w:ilvl="0" w:tplc="72BCF0E2">
      <w:start w:val="1"/>
      <w:numFmt w:val="bullet"/>
      <w:lvlText w:val=""/>
      <w:lvlJc w:val="left"/>
      <w:pPr>
        <w:ind w:left="720" w:hanging="360"/>
      </w:pPr>
      <w:rPr>
        <w:rFonts w:ascii="Symbol" w:hAnsi="Symbol" w:hint="default"/>
      </w:rPr>
    </w:lvl>
    <w:lvl w:ilvl="1" w:tplc="BD329FD8">
      <w:start w:val="1"/>
      <w:numFmt w:val="bullet"/>
      <w:lvlText w:val="o"/>
      <w:lvlJc w:val="left"/>
      <w:pPr>
        <w:ind w:left="1440" w:hanging="360"/>
      </w:pPr>
      <w:rPr>
        <w:rFonts w:ascii="Courier New" w:hAnsi="Courier New" w:hint="default"/>
      </w:rPr>
    </w:lvl>
    <w:lvl w:ilvl="2" w:tplc="ADF28B9A">
      <w:start w:val="1"/>
      <w:numFmt w:val="bullet"/>
      <w:lvlText w:val=""/>
      <w:lvlJc w:val="left"/>
      <w:pPr>
        <w:ind w:left="2160" w:hanging="360"/>
      </w:pPr>
      <w:rPr>
        <w:rFonts w:ascii="Wingdings" w:hAnsi="Wingdings" w:hint="default"/>
      </w:rPr>
    </w:lvl>
    <w:lvl w:ilvl="3" w:tplc="316EAF70">
      <w:start w:val="1"/>
      <w:numFmt w:val="bullet"/>
      <w:lvlText w:val=""/>
      <w:lvlJc w:val="left"/>
      <w:pPr>
        <w:ind w:left="2880" w:hanging="360"/>
      </w:pPr>
      <w:rPr>
        <w:rFonts w:ascii="Symbol" w:hAnsi="Symbol" w:hint="default"/>
      </w:rPr>
    </w:lvl>
    <w:lvl w:ilvl="4" w:tplc="D500F60E">
      <w:start w:val="1"/>
      <w:numFmt w:val="bullet"/>
      <w:lvlText w:val="o"/>
      <w:lvlJc w:val="left"/>
      <w:pPr>
        <w:ind w:left="3600" w:hanging="360"/>
      </w:pPr>
      <w:rPr>
        <w:rFonts w:ascii="Courier New" w:hAnsi="Courier New" w:hint="default"/>
      </w:rPr>
    </w:lvl>
    <w:lvl w:ilvl="5" w:tplc="3C30787E">
      <w:start w:val="1"/>
      <w:numFmt w:val="bullet"/>
      <w:lvlText w:val=""/>
      <w:lvlJc w:val="left"/>
      <w:pPr>
        <w:ind w:left="4320" w:hanging="360"/>
      </w:pPr>
      <w:rPr>
        <w:rFonts w:ascii="Wingdings" w:hAnsi="Wingdings" w:hint="default"/>
      </w:rPr>
    </w:lvl>
    <w:lvl w:ilvl="6" w:tplc="1504A67A">
      <w:start w:val="1"/>
      <w:numFmt w:val="bullet"/>
      <w:lvlText w:val=""/>
      <w:lvlJc w:val="left"/>
      <w:pPr>
        <w:ind w:left="5040" w:hanging="360"/>
      </w:pPr>
      <w:rPr>
        <w:rFonts w:ascii="Symbol" w:hAnsi="Symbol" w:hint="default"/>
      </w:rPr>
    </w:lvl>
    <w:lvl w:ilvl="7" w:tplc="2F589174">
      <w:start w:val="1"/>
      <w:numFmt w:val="bullet"/>
      <w:lvlText w:val="o"/>
      <w:lvlJc w:val="left"/>
      <w:pPr>
        <w:ind w:left="5760" w:hanging="360"/>
      </w:pPr>
      <w:rPr>
        <w:rFonts w:ascii="Courier New" w:hAnsi="Courier New" w:hint="default"/>
      </w:rPr>
    </w:lvl>
    <w:lvl w:ilvl="8" w:tplc="894218B8">
      <w:start w:val="1"/>
      <w:numFmt w:val="bullet"/>
      <w:lvlText w:val=""/>
      <w:lvlJc w:val="left"/>
      <w:pPr>
        <w:ind w:left="6480" w:hanging="360"/>
      </w:pPr>
      <w:rPr>
        <w:rFonts w:ascii="Wingdings" w:hAnsi="Wingdings" w:hint="default"/>
      </w:rPr>
    </w:lvl>
  </w:abstractNum>
  <w:abstractNum w:abstractNumId="4" w15:restartNumberingAfterBreak="0">
    <w:nsid w:val="09BE5C49"/>
    <w:multiLevelType w:val="hybridMultilevel"/>
    <w:tmpl w:val="FFFFFFFF"/>
    <w:lvl w:ilvl="0" w:tplc="535E8D56">
      <w:start w:val="1"/>
      <w:numFmt w:val="bullet"/>
      <w:lvlText w:val=""/>
      <w:lvlJc w:val="left"/>
      <w:pPr>
        <w:ind w:left="720" w:hanging="360"/>
      </w:pPr>
      <w:rPr>
        <w:rFonts w:ascii="Symbol" w:hAnsi="Symbol" w:hint="default"/>
      </w:rPr>
    </w:lvl>
    <w:lvl w:ilvl="1" w:tplc="80EA1148">
      <w:start w:val="1"/>
      <w:numFmt w:val="bullet"/>
      <w:lvlText w:val="o"/>
      <w:lvlJc w:val="left"/>
      <w:pPr>
        <w:ind w:left="1440" w:hanging="360"/>
      </w:pPr>
      <w:rPr>
        <w:rFonts w:ascii="Courier New" w:hAnsi="Courier New" w:hint="default"/>
      </w:rPr>
    </w:lvl>
    <w:lvl w:ilvl="2" w:tplc="4CCEDB68">
      <w:start w:val="1"/>
      <w:numFmt w:val="bullet"/>
      <w:lvlText w:val=""/>
      <w:lvlJc w:val="left"/>
      <w:pPr>
        <w:ind w:left="2160" w:hanging="360"/>
      </w:pPr>
      <w:rPr>
        <w:rFonts w:ascii="Wingdings" w:hAnsi="Wingdings" w:hint="default"/>
      </w:rPr>
    </w:lvl>
    <w:lvl w:ilvl="3" w:tplc="A4C83138">
      <w:start w:val="1"/>
      <w:numFmt w:val="bullet"/>
      <w:lvlText w:val=""/>
      <w:lvlJc w:val="left"/>
      <w:pPr>
        <w:ind w:left="2880" w:hanging="360"/>
      </w:pPr>
      <w:rPr>
        <w:rFonts w:ascii="Symbol" w:hAnsi="Symbol" w:hint="default"/>
      </w:rPr>
    </w:lvl>
    <w:lvl w:ilvl="4" w:tplc="92B24FE4">
      <w:start w:val="1"/>
      <w:numFmt w:val="bullet"/>
      <w:lvlText w:val="o"/>
      <w:lvlJc w:val="left"/>
      <w:pPr>
        <w:ind w:left="3600" w:hanging="360"/>
      </w:pPr>
      <w:rPr>
        <w:rFonts w:ascii="Courier New" w:hAnsi="Courier New" w:hint="default"/>
      </w:rPr>
    </w:lvl>
    <w:lvl w:ilvl="5" w:tplc="3274FB96">
      <w:start w:val="1"/>
      <w:numFmt w:val="bullet"/>
      <w:lvlText w:val=""/>
      <w:lvlJc w:val="left"/>
      <w:pPr>
        <w:ind w:left="4320" w:hanging="360"/>
      </w:pPr>
      <w:rPr>
        <w:rFonts w:ascii="Wingdings" w:hAnsi="Wingdings" w:hint="default"/>
      </w:rPr>
    </w:lvl>
    <w:lvl w:ilvl="6" w:tplc="64A0C2B6">
      <w:start w:val="1"/>
      <w:numFmt w:val="bullet"/>
      <w:lvlText w:val=""/>
      <w:lvlJc w:val="left"/>
      <w:pPr>
        <w:ind w:left="5040" w:hanging="360"/>
      </w:pPr>
      <w:rPr>
        <w:rFonts w:ascii="Symbol" w:hAnsi="Symbol" w:hint="default"/>
      </w:rPr>
    </w:lvl>
    <w:lvl w:ilvl="7" w:tplc="6FC6779C">
      <w:start w:val="1"/>
      <w:numFmt w:val="bullet"/>
      <w:lvlText w:val="o"/>
      <w:lvlJc w:val="left"/>
      <w:pPr>
        <w:ind w:left="5760" w:hanging="360"/>
      </w:pPr>
      <w:rPr>
        <w:rFonts w:ascii="Courier New" w:hAnsi="Courier New" w:hint="default"/>
      </w:rPr>
    </w:lvl>
    <w:lvl w:ilvl="8" w:tplc="F684B0C2">
      <w:start w:val="1"/>
      <w:numFmt w:val="bullet"/>
      <w:lvlText w:val=""/>
      <w:lvlJc w:val="left"/>
      <w:pPr>
        <w:ind w:left="6480" w:hanging="360"/>
      </w:pPr>
      <w:rPr>
        <w:rFonts w:ascii="Wingdings" w:hAnsi="Wingdings" w:hint="default"/>
      </w:rPr>
    </w:lvl>
  </w:abstractNum>
  <w:abstractNum w:abstractNumId="5" w15:restartNumberingAfterBreak="0">
    <w:nsid w:val="0CF84446"/>
    <w:multiLevelType w:val="hybridMultilevel"/>
    <w:tmpl w:val="FFFFFFFF"/>
    <w:lvl w:ilvl="0" w:tplc="02D04A22">
      <w:start w:val="1"/>
      <w:numFmt w:val="bullet"/>
      <w:lvlText w:val=""/>
      <w:lvlJc w:val="left"/>
      <w:pPr>
        <w:ind w:left="720" w:hanging="360"/>
      </w:pPr>
      <w:rPr>
        <w:rFonts w:ascii="Symbol" w:hAnsi="Symbol" w:hint="default"/>
      </w:rPr>
    </w:lvl>
    <w:lvl w:ilvl="1" w:tplc="77F2F130">
      <w:start w:val="1"/>
      <w:numFmt w:val="bullet"/>
      <w:lvlText w:val="o"/>
      <w:lvlJc w:val="left"/>
      <w:pPr>
        <w:ind w:left="1440" w:hanging="360"/>
      </w:pPr>
      <w:rPr>
        <w:rFonts w:ascii="Courier New" w:hAnsi="Courier New" w:hint="default"/>
      </w:rPr>
    </w:lvl>
    <w:lvl w:ilvl="2" w:tplc="5BCC0FBA">
      <w:start w:val="1"/>
      <w:numFmt w:val="bullet"/>
      <w:lvlText w:val=""/>
      <w:lvlJc w:val="left"/>
      <w:pPr>
        <w:ind w:left="2160" w:hanging="360"/>
      </w:pPr>
      <w:rPr>
        <w:rFonts w:ascii="Wingdings" w:hAnsi="Wingdings" w:hint="default"/>
      </w:rPr>
    </w:lvl>
    <w:lvl w:ilvl="3" w:tplc="C128C416">
      <w:start w:val="1"/>
      <w:numFmt w:val="bullet"/>
      <w:lvlText w:val=""/>
      <w:lvlJc w:val="left"/>
      <w:pPr>
        <w:ind w:left="2880" w:hanging="360"/>
      </w:pPr>
      <w:rPr>
        <w:rFonts w:ascii="Symbol" w:hAnsi="Symbol" w:hint="default"/>
      </w:rPr>
    </w:lvl>
    <w:lvl w:ilvl="4" w:tplc="39D04244">
      <w:start w:val="1"/>
      <w:numFmt w:val="bullet"/>
      <w:lvlText w:val="o"/>
      <w:lvlJc w:val="left"/>
      <w:pPr>
        <w:ind w:left="3600" w:hanging="360"/>
      </w:pPr>
      <w:rPr>
        <w:rFonts w:ascii="Courier New" w:hAnsi="Courier New" w:hint="default"/>
      </w:rPr>
    </w:lvl>
    <w:lvl w:ilvl="5" w:tplc="987EA2BE">
      <w:start w:val="1"/>
      <w:numFmt w:val="bullet"/>
      <w:lvlText w:val=""/>
      <w:lvlJc w:val="left"/>
      <w:pPr>
        <w:ind w:left="4320" w:hanging="360"/>
      </w:pPr>
      <w:rPr>
        <w:rFonts w:ascii="Wingdings" w:hAnsi="Wingdings" w:hint="default"/>
      </w:rPr>
    </w:lvl>
    <w:lvl w:ilvl="6" w:tplc="D43A6164">
      <w:start w:val="1"/>
      <w:numFmt w:val="bullet"/>
      <w:lvlText w:val=""/>
      <w:lvlJc w:val="left"/>
      <w:pPr>
        <w:ind w:left="5040" w:hanging="360"/>
      </w:pPr>
      <w:rPr>
        <w:rFonts w:ascii="Symbol" w:hAnsi="Symbol" w:hint="default"/>
      </w:rPr>
    </w:lvl>
    <w:lvl w:ilvl="7" w:tplc="AF84FD38">
      <w:start w:val="1"/>
      <w:numFmt w:val="bullet"/>
      <w:lvlText w:val="o"/>
      <w:lvlJc w:val="left"/>
      <w:pPr>
        <w:ind w:left="5760" w:hanging="360"/>
      </w:pPr>
      <w:rPr>
        <w:rFonts w:ascii="Courier New" w:hAnsi="Courier New" w:hint="default"/>
      </w:rPr>
    </w:lvl>
    <w:lvl w:ilvl="8" w:tplc="F3D4AFC8">
      <w:start w:val="1"/>
      <w:numFmt w:val="bullet"/>
      <w:lvlText w:val=""/>
      <w:lvlJc w:val="left"/>
      <w:pPr>
        <w:ind w:left="6480" w:hanging="360"/>
      </w:pPr>
      <w:rPr>
        <w:rFonts w:ascii="Wingdings" w:hAnsi="Wingdings" w:hint="default"/>
      </w:rPr>
    </w:lvl>
  </w:abstractNum>
  <w:abstractNum w:abstractNumId="6" w15:restartNumberingAfterBreak="0">
    <w:nsid w:val="0EAB5EF2"/>
    <w:multiLevelType w:val="hybridMultilevel"/>
    <w:tmpl w:val="FFFFFFFF"/>
    <w:lvl w:ilvl="0" w:tplc="659C998C">
      <w:start w:val="1"/>
      <w:numFmt w:val="bullet"/>
      <w:lvlText w:val=""/>
      <w:lvlJc w:val="left"/>
      <w:pPr>
        <w:ind w:left="720" w:hanging="360"/>
      </w:pPr>
      <w:rPr>
        <w:rFonts w:ascii="Symbol" w:hAnsi="Symbol" w:hint="default"/>
      </w:rPr>
    </w:lvl>
    <w:lvl w:ilvl="1" w:tplc="FD0EABAC">
      <w:start w:val="1"/>
      <w:numFmt w:val="bullet"/>
      <w:lvlText w:val="o"/>
      <w:lvlJc w:val="left"/>
      <w:pPr>
        <w:ind w:left="1440" w:hanging="360"/>
      </w:pPr>
      <w:rPr>
        <w:rFonts w:ascii="Courier New" w:hAnsi="Courier New" w:hint="default"/>
      </w:rPr>
    </w:lvl>
    <w:lvl w:ilvl="2" w:tplc="922E7D96">
      <w:start w:val="1"/>
      <w:numFmt w:val="bullet"/>
      <w:lvlText w:val=""/>
      <w:lvlJc w:val="left"/>
      <w:pPr>
        <w:ind w:left="2160" w:hanging="360"/>
      </w:pPr>
      <w:rPr>
        <w:rFonts w:ascii="Wingdings" w:hAnsi="Wingdings" w:hint="default"/>
      </w:rPr>
    </w:lvl>
    <w:lvl w:ilvl="3" w:tplc="66D6A3BE">
      <w:start w:val="1"/>
      <w:numFmt w:val="bullet"/>
      <w:lvlText w:val=""/>
      <w:lvlJc w:val="left"/>
      <w:pPr>
        <w:ind w:left="2880" w:hanging="360"/>
      </w:pPr>
      <w:rPr>
        <w:rFonts w:ascii="Symbol" w:hAnsi="Symbol" w:hint="default"/>
      </w:rPr>
    </w:lvl>
    <w:lvl w:ilvl="4" w:tplc="1B6C7894">
      <w:start w:val="1"/>
      <w:numFmt w:val="bullet"/>
      <w:lvlText w:val="o"/>
      <w:lvlJc w:val="left"/>
      <w:pPr>
        <w:ind w:left="3600" w:hanging="360"/>
      </w:pPr>
      <w:rPr>
        <w:rFonts w:ascii="Courier New" w:hAnsi="Courier New" w:hint="default"/>
      </w:rPr>
    </w:lvl>
    <w:lvl w:ilvl="5" w:tplc="3C200536">
      <w:start w:val="1"/>
      <w:numFmt w:val="bullet"/>
      <w:lvlText w:val=""/>
      <w:lvlJc w:val="left"/>
      <w:pPr>
        <w:ind w:left="4320" w:hanging="360"/>
      </w:pPr>
      <w:rPr>
        <w:rFonts w:ascii="Wingdings" w:hAnsi="Wingdings" w:hint="default"/>
      </w:rPr>
    </w:lvl>
    <w:lvl w:ilvl="6" w:tplc="35FA367C">
      <w:start w:val="1"/>
      <w:numFmt w:val="bullet"/>
      <w:lvlText w:val=""/>
      <w:lvlJc w:val="left"/>
      <w:pPr>
        <w:ind w:left="5040" w:hanging="360"/>
      </w:pPr>
      <w:rPr>
        <w:rFonts w:ascii="Symbol" w:hAnsi="Symbol" w:hint="default"/>
      </w:rPr>
    </w:lvl>
    <w:lvl w:ilvl="7" w:tplc="9E44204A">
      <w:start w:val="1"/>
      <w:numFmt w:val="bullet"/>
      <w:lvlText w:val="o"/>
      <w:lvlJc w:val="left"/>
      <w:pPr>
        <w:ind w:left="5760" w:hanging="360"/>
      </w:pPr>
      <w:rPr>
        <w:rFonts w:ascii="Courier New" w:hAnsi="Courier New" w:hint="default"/>
      </w:rPr>
    </w:lvl>
    <w:lvl w:ilvl="8" w:tplc="3EE4FCBC">
      <w:start w:val="1"/>
      <w:numFmt w:val="bullet"/>
      <w:lvlText w:val=""/>
      <w:lvlJc w:val="left"/>
      <w:pPr>
        <w:ind w:left="6480" w:hanging="360"/>
      </w:pPr>
      <w:rPr>
        <w:rFonts w:ascii="Wingdings" w:hAnsi="Wingdings" w:hint="default"/>
      </w:rPr>
    </w:lvl>
  </w:abstractNum>
  <w:abstractNum w:abstractNumId="7" w15:restartNumberingAfterBreak="0">
    <w:nsid w:val="15C55649"/>
    <w:multiLevelType w:val="hybridMultilevel"/>
    <w:tmpl w:val="FFFFFFFF"/>
    <w:lvl w:ilvl="0" w:tplc="F0C8BFCE">
      <w:start w:val="1"/>
      <w:numFmt w:val="bullet"/>
      <w:lvlText w:val=""/>
      <w:lvlJc w:val="left"/>
      <w:pPr>
        <w:ind w:left="720" w:hanging="360"/>
      </w:pPr>
      <w:rPr>
        <w:rFonts w:ascii="Symbol" w:hAnsi="Symbol" w:hint="default"/>
      </w:rPr>
    </w:lvl>
    <w:lvl w:ilvl="1" w:tplc="D9BA788C">
      <w:start w:val="1"/>
      <w:numFmt w:val="bullet"/>
      <w:lvlText w:val="o"/>
      <w:lvlJc w:val="left"/>
      <w:pPr>
        <w:ind w:left="1440" w:hanging="360"/>
      </w:pPr>
      <w:rPr>
        <w:rFonts w:ascii="Courier New" w:hAnsi="Courier New" w:hint="default"/>
      </w:rPr>
    </w:lvl>
    <w:lvl w:ilvl="2" w:tplc="336E8724">
      <w:start w:val="1"/>
      <w:numFmt w:val="bullet"/>
      <w:lvlText w:val=""/>
      <w:lvlJc w:val="left"/>
      <w:pPr>
        <w:ind w:left="2160" w:hanging="360"/>
      </w:pPr>
      <w:rPr>
        <w:rFonts w:ascii="Wingdings" w:hAnsi="Wingdings" w:hint="default"/>
      </w:rPr>
    </w:lvl>
    <w:lvl w:ilvl="3" w:tplc="F24ACAEC">
      <w:start w:val="1"/>
      <w:numFmt w:val="bullet"/>
      <w:lvlText w:val=""/>
      <w:lvlJc w:val="left"/>
      <w:pPr>
        <w:ind w:left="2880" w:hanging="360"/>
      </w:pPr>
      <w:rPr>
        <w:rFonts w:ascii="Symbol" w:hAnsi="Symbol" w:hint="default"/>
      </w:rPr>
    </w:lvl>
    <w:lvl w:ilvl="4" w:tplc="605AEA96">
      <w:start w:val="1"/>
      <w:numFmt w:val="bullet"/>
      <w:lvlText w:val="o"/>
      <w:lvlJc w:val="left"/>
      <w:pPr>
        <w:ind w:left="3600" w:hanging="360"/>
      </w:pPr>
      <w:rPr>
        <w:rFonts w:ascii="Courier New" w:hAnsi="Courier New" w:hint="default"/>
      </w:rPr>
    </w:lvl>
    <w:lvl w:ilvl="5" w:tplc="F90002EA">
      <w:start w:val="1"/>
      <w:numFmt w:val="bullet"/>
      <w:lvlText w:val=""/>
      <w:lvlJc w:val="left"/>
      <w:pPr>
        <w:ind w:left="4320" w:hanging="360"/>
      </w:pPr>
      <w:rPr>
        <w:rFonts w:ascii="Wingdings" w:hAnsi="Wingdings" w:hint="default"/>
      </w:rPr>
    </w:lvl>
    <w:lvl w:ilvl="6" w:tplc="11D46576">
      <w:start w:val="1"/>
      <w:numFmt w:val="bullet"/>
      <w:lvlText w:val=""/>
      <w:lvlJc w:val="left"/>
      <w:pPr>
        <w:ind w:left="5040" w:hanging="360"/>
      </w:pPr>
      <w:rPr>
        <w:rFonts w:ascii="Symbol" w:hAnsi="Symbol" w:hint="default"/>
      </w:rPr>
    </w:lvl>
    <w:lvl w:ilvl="7" w:tplc="D764C404">
      <w:start w:val="1"/>
      <w:numFmt w:val="bullet"/>
      <w:lvlText w:val="o"/>
      <w:lvlJc w:val="left"/>
      <w:pPr>
        <w:ind w:left="5760" w:hanging="360"/>
      </w:pPr>
      <w:rPr>
        <w:rFonts w:ascii="Courier New" w:hAnsi="Courier New" w:hint="default"/>
      </w:rPr>
    </w:lvl>
    <w:lvl w:ilvl="8" w:tplc="3ED86DB6">
      <w:start w:val="1"/>
      <w:numFmt w:val="bullet"/>
      <w:lvlText w:val=""/>
      <w:lvlJc w:val="left"/>
      <w:pPr>
        <w:ind w:left="6480" w:hanging="360"/>
      </w:pPr>
      <w:rPr>
        <w:rFonts w:ascii="Wingdings" w:hAnsi="Wingdings" w:hint="default"/>
      </w:rPr>
    </w:lvl>
  </w:abstractNum>
  <w:abstractNum w:abstractNumId="8" w15:restartNumberingAfterBreak="0">
    <w:nsid w:val="16EB7450"/>
    <w:multiLevelType w:val="hybridMultilevel"/>
    <w:tmpl w:val="FFFFFFFF"/>
    <w:lvl w:ilvl="0" w:tplc="D8DE3568">
      <w:start w:val="1"/>
      <w:numFmt w:val="bullet"/>
      <w:lvlText w:val=""/>
      <w:lvlJc w:val="left"/>
      <w:pPr>
        <w:ind w:left="720" w:hanging="360"/>
      </w:pPr>
      <w:rPr>
        <w:rFonts w:ascii="Symbol" w:hAnsi="Symbol" w:hint="default"/>
      </w:rPr>
    </w:lvl>
    <w:lvl w:ilvl="1" w:tplc="3732F99C">
      <w:start w:val="1"/>
      <w:numFmt w:val="bullet"/>
      <w:lvlText w:val="o"/>
      <w:lvlJc w:val="left"/>
      <w:pPr>
        <w:ind w:left="1440" w:hanging="360"/>
      </w:pPr>
      <w:rPr>
        <w:rFonts w:ascii="Courier New" w:hAnsi="Courier New" w:hint="default"/>
      </w:rPr>
    </w:lvl>
    <w:lvl w:ilvl="2" w:tplc="A15846EE">
      <w:start w:val="1"/>
      <w:numFmt w:val="bullet"/>
      <w:lvlText w:val=""/>
      <w:lvlJc w:val="left"/>
      <w:pPr>
        <w:ind w:left="2160" w:hanging="360"/>
      </w:pPr>
      <w:rPr>
        <w:rFonts w:ascii="Wingdings" w:hAnsi="Wingdings" w:hint="default"/>
      </w:rPr>
    </w:lvl>
    <w:lvl w:ilvl="3" w:tplc="9664293E">
      <w:start w:val="1"/>
      <w:numFmt w:val="bullet"/>
      <w:lvlText w:val=""/>
      <w:lvlJc w:val="left"/>
      <w:pPr>
        <w:ind w:left="2880" w:hanging="360"/>
      </w:pPr>
      <w:rPr>
        <w:rFonts w:ascii="Symbol" w:hAnsi="Symbol" w:hint="default"/>
      </w:rPr>
    </w:lvl>
    <w:lvl w:ilvl="4" w:tplc="AFF84B54">
      <w:start w:val="1"/>
      <w:numFmt w:val="bullet"/>
      <w:lvlText w:val="o"/>
      <w:lvlJc w:val="left"/>
      <w:pPr>
        <w:ind w:left="3600" w:hanging="360"/>
      </w:pPr>
      <w:rPr>
        <w:rFonts w:ascii="Courier New" w:hAnsi="Courier New" w:hint="default"/>
      </w:rPr>
    </w:lvl>
    <w:lvl w:ilvl="5" w:tplc="401286FA">
      <w:start w:val="1"/>
      <w:numFmt w:val="bullet"/>
      <w:lvlText w:val=""/>
      <w:lvlJc w:val="left"/>
      <w:pPr>
        <w:ind w:left="4320" w:hanging="360"/>
      </w:pPr>
      <w:rPr>
        <w:rFonts w:ascii="Wingdings" w:hAnsi="Wingdings" w:hint="default"/>
      </w:rPr>
    </w:lvl>
    <w:lvl w:ilvl="6" w:tplc="83D282B6">
      <w:start w:val="1"/>
      <w:numFmt w:val="bullet"/>
      <w:lvlText w:val=""/>
      <w:lvlJc w:val="left"/>
      <w:pPr>
        <w:ind w:left="5040" w:hanging="360"/>
      </w:pPr>
      <w:rPr>
        <w:rFonts w:ascii="Symbol" w:hAnsi="Symbol" w:hint="default"/>
      </w:rPr>
    </w:lvl>
    <w:lvl w:ilvl="7" w:tplc="F18299C2">
      <w:start w:val="1"/>
      <w:numFmt w:val="bullet"/>
      <w:lvlText w:val="o"/>
      <w:lvlJc w:val="left"/>
      <w:pPr>
        <w:ind w:left="5760" w:hanging="360"/>
      </w:pPr>
      <w:rPr>
        <w:rFonts w:ascii="Courier New" w:hAnsi="Courier New" w:hint="default"/>
      </w:rPr>
    </w:lvl>
    <w:lvl w:ilvl="8" w:tplc="1EFC1E72">
      <w:start w:val="1"/>
      <w:numFmt w:val="bullet"/>
      <w:lvlText w:val=""/>
      <w:lvlJc w:val="left"/>
      <w:pPr>
        <w:ind w:left="6480" w:hanging="360"/>
      </w:pPr>
      <w:rPr>
        <w:rFonts w:ascii="Wingdings" w:hAnsi="Wingdings" w:hint="default"/>
      </w:rPr>
    </w:lvl>
  </w:abstractNum>
  <w:abstractNum w:abstractNumId="9" w15:restartNumberingAfterBreak="0">
    <w:nsid w:val="19BA1C27"/>
    <w:multiLevelType w:val="hybridMultilevel"/>
    <w:tmpl w:val="FFFFFFFF"/>
    <w:lvl w:ilvl="0" w:tplc="91E6939A">
      <w:start w:val="1"/>
      <w:numFmt w:val="bullet"/>
      <w:lvlText w:val=""/>
      <w:lvlJc w:val="left"/>
      <w:pPr>
        <w:ind w:left="720" w:hanging="360"/>
      </w:pPr>
      <w:rPr>
        <w:rFonts w:ascii="Symbol" w:hAnsi="Symbol" w:hint="default"/>
      </w:rPr>
    </w:lvl>
    <w:lvl w:ilvl="1" w:tplc="092E8DDE">
      <w:start w:val="1"/>
      <w:numFmt w:val="bullet"/>
      <w:lvlText w:val="o"/>
      <w:lvlJc w:val="left"/>
      <w:pPr>
        <w:ind w:left="1440" w:hanging="360"/>
      </w:pPr>
      <w:rPr>
        <w:rFonts w:ascii="Courier New" w:hAnsi="Courier New" w:hint="default"/>
      </w:rPr>
    </w:lvl>
    <w:lvl w:ilvl="2" w:tplc="005C312A">
      <w:start w:val="1"/>
      <w:numFmt w:val="bullet"/>
      <w:lvlText w:val=""/>
      <w:lvlJc w:val="left"/>
      <w:pPr>
        <w:ind w:left="2160" w:hanging="360"/>
      </w:pPr>
      <w:rPr>
        <w:rFonts w:ascii="Wingdings" w:hAnsi="Wingdings" w:hint="default"/>
      </w:rPr>
    </w:lvl>
    <w:lvl w:ilvl="3" w:tplc="759098A4">
      <w:start w:val="1"/>
      <w:numFmt w:val="bullet"/>
      <w:lvlText w:val=""/>
      <w:lvlJc w:val="left"/>
      <w:pPr>
        <w:ind w:left="2880" w:hanging="360"/>
      </w:pPr>
      <w:rPr>
        <w:rFonts w:ascii="Symbol" w:hAnsi="Symbol" w:hint="default"/>
      </w:rPr>
    </w:lvl>
    <w:lvl w:ilvl="4" w:tplc="3C260974">
      <w:start w:val="1"/>
      <w:numFmt w:val="bullet"/>
      <w:lvlText w:val="o"/>
      <w:lvlJc w:val="left"/>
      <w:pPr>
        <w:ind w:left="3600" w:hanging="360"/>
      </w:pPr>
      <w:rPr>
        <w:rFonts w:ascii="Courier New" w:hAnsi="Courier New" w:hint="default"/>
      </w:rPr>
    </w:lvl>
    <w:lvl w:ilvl="5" w:tplc="1DA483CE">
      <w:start w:val="1"/>
      <w:numFmt w:val="bullet"/>
      <w:lvlText w:val=""/>
      <w:lvlJc w:val="left"/>
      <w:pPr>
        <w:ind w:left="4320" w:hanging="360"/>
      </w:pPr>
      <w:rPr>
        <w:rFonts w:ascii="Wingdings" w:hAnsi="Wingdings" w:hint="default"/>
      </w:rPr>
    </w:lvl>
    <w:lvl w:ilvl="6" w:tplc="15ACEE30">
      <w:start w:val="1"/>
      <w:numFmt w:val="bullet"/>
      <w:lvlText w:val=""/>
      <w:lvlJc w:val="left"/>
      <w:pPr>
        <w:ind w:left="5040" w:hanging="360"/>
      </w:pPr>
      <w:rPr>
        <w:rFonts w:ascii="Symbol" w:hAnsi="Symbol" w:hint="default"/>
      </w:rPr>
    </w:lvl>
    <w:lvl w:ilvl="7" w:tplc="37FC49C4">
      <w:start w:val="1"/>
      <w:numFmt w:val="bullet"/>
      <w:lvlText w:val="o"/>
      <w:lvlJc w:val="left"/>
      <w:pPr>
        <w:ind w:left="5760" w:hanging="360"/>
      </w:pPr>
      <w:rPr>
        <w:rFonts w:ascii="Courier New" w:hAnsi="Courier New" w:hint="default"/>
      </w:rPr>
    </w:lvl>
    <w:lvl w:ilvl="8" w:tplc="486015F0">
      <w:start w:val="1"/>
      <w:numFmt w:val="bullet"/>
      <w:lvlText w:val=""/>
      <w:lvlJc w:val="left"/>
      <w:pPr>
        <w:ind w:left="6480" w:hanging="360"/>
      </w:pPr>
      <w:rPr>
        <w:rFonts w:ascii="Wingdings" w:hAnsi="Wingdings" w:hint="default"/>
      </w:rPr>
    </w:lvl>
  </w:abstractNum>
  <w:abstractNum w:abstractNumId="10" w15:restartNumberingAfterBreak="0">
    <w:nsid w:val="1B64103F"/>
    <w:multiLevelType w:val="hybridMultilevel"/>
    <w:tmpl w:val="FFFFFFFF"/>
    <w:lvl w:ilvl="0" w:tplc="067AB626">
      <w:start w:val="1"/>
      <w:numFmt w:val="bullet"/>
      <w:lvlText w:val=""/>
      <w:lvlJc w:val="left"/>
      <w:pPr>
        <w:ind w:left="720" w:hanging="360"/>
      </w:pPr>
      <w:rPr>
        <w:rFonts w:ascii="Symbol" w:hAnsi="Symbol" w:hint="default"/>
      </w:rPr>
    </w:lvl>
    <w:lvl w:ilvl="1" w:tplc="681C6CD8">
      <w:start w:val="1"/>
      <w:numFmt w:val="bullet"/>
      <w:lvlText w:val="o"/>
      <w:lvlJc w:val="left"/>
      <w:pPr>
        <w:ind w:left="1440" w:hanging="360"/>
      </w:pPr>
      <w:rPr>
        <w:rFonts w:ascii="Courier New" w:hAnsi="Courier New" w:hint="default"/>
      </w:rPr>
    </w:lvl>
    <w:lvl w:ilvl="2" w:tplc="F3640480">
      <w:start w:val="1"/>
      <w:numFmt w:val="bullet"/>
      <w:lvlText w:val=""/>
      <w:lvlJc w:val="left"/>
      <w:pPr>
        <w:ind w:left="2160" w:hanging="360"/>
      </w:pPr>
      <w:rPr>
        <w:rFonts w:ascii="Wingdings" w:hAnsi="Wingdings" w:hint="default"/>
      </w:rPr>
    </w:lvl>
    <w:lvl w:ilvl="3" w:tplc="FCE6BE44">
      <w:start w:val="1"/>
      <w:numFmt w:val="bullet"/>
      <w:lvlText w:val=""/>
      <w:lvlJc w:val="left"/>
      <w:pPr>
        <w:ind w:left="2880" w:hanging="360"/>
      </w:pPr>
      <w:rPr>
        <w:rFonts w:ascii="Symbol" w:hAnsi="Symbol" w:hint="default"/>
      </w:rPr>
    </w:lvl>
    <w:lvl w:ilvl="4" w:tplc="C5721914">
      <w:start w:val="1"/>
      <w:numFmt w:val="bullet"/>
      <w:lvlText w:val="o"/>
      <w:lvlJc w:val="left"/>
      <w:pPr>
        <w:ind w:left="3600" w:hanging="360"/>
      </w:pPr>
      <w:rPr>
        <w:rFonts w:ascii="Courier New" w:hAnsi="Courier New" w:hint="default"/>
      </w:rPr>
    </w:lvl>
    <w:lvl w:ilvl="5" w:tplc="8C283E10">
      <w:start w:val="1"/>
      <w:numFmt w:val="bullet"/>
      <w:lvlText w:val=""/>
      <w:lvlJc w:val="left"/>
      <w:pPr>
        <w:ind w:left="4320" w:hanging="360"/>
      </w:pPr>
      <w:rPr>
        <w:rFonts w:ascii="Wingdings" w:hAnsi="Wingdings" w:hint="default"/>
      </w:rPr>
    </w:lvl>
    <w:lvl w:ilvl="6" w:tplc="4710C5FC">
      <w:start w:val="1"/>
      <w:numFmt w:val="bullet"/>
      <w:lvlText w:val=""/>
      <w:lvlJc w:val="left"/>
      <w:pPr>
        <w:ind w:left="5040" w:hanging="360"/>
      </w:pPr>
      <w:rPr>
        <w:rFonts w:ascii="Symbol" w:hAnsi="Symbol" w:hint="default"/>
      </w:rPr>
    </w:lvl>
    <w:lvl w:ilvl="7" w:tplc="06A895D4">
      <w:start w:val="1"/>
      <w:numFmt w:val="bullet"/>
      <w:lvlText w:val="o"/>
      <w:lvlJc w:val="left"/>
      <w:pPr>
        <w:ind w:left="5760" w:hanging="360"/>
      </w:pPr>
      <w:rPr>
        <w:rFonts w:ascii="Courier New" w:hAnsi="Courier New" w:hint="default"/>
      </w:rPr>
    </w:lvl>
    <w:lvl w:ilvl="8" w:tplc="583A0A52">
      <w:start w:val="1"/>
      <w:numFmt w:val="bullet"/>
      <w:lvlText w:val=""/>
      <w:lvlJc w:val="left"/>
      <w:pPr>
        <w:ind w:left="6480" w:hanging="360"/>
      </w:pPr>
      <w:rPr>
        <w:rFonts w:ascii="Wingdings" w:hAnsi="Wingdings" w:hint="default"/>
      </w:rPr>
    </w:lvl>
  </w:abstractNum>
  <w:abstractNum w:abstractNumId="11" w15:restartNumberingAfterBreak="0">
    <w:nsid w:val="1FBF0A64"/>
    <w:multiLevelType w:val="multilevel"/>
    <w:tmpl w:val="C540D99A"/>
    <w:lvl w:ilvl="0">
      <w:start w:val="2"/>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2" w15:restartNumberingAfterBreak="0">
    <w:nsid w:val="2854514D"/>
    <w:multiLevelType w:val="hybridMultilevel"/>
    <w:tmpl w:val="FFFFFFFF"/>
    <w:lvl w:ilvl="0" w:tplc="7DB61AC8">
      <w:start w:val="1"/>
      <w:numFmt w:val="bullet"/>
      <w:lvlText w:val=""/>
      <w:lvlJc w:val="left"/>
      <w:pPr>
        <w:ind w:left="720" w:hanging="360"/>
      </w:pPr>
      <w:rPr>
        <w:rFonts w:ascii="Symbol" w:hAnsi="Symbol" w:hint="default"/>
      </w:rPr>
    </w:lvl>
    <w:lvl w:ilvl="1" w:tplc="F0209D64">
      <w:start w:val="1"/>
      <w:numFmt w:val="bullet"/>
      <w:lvlText w:val="o"/>
      <w:lvlJc w:val="left"/>
      <w:pPr>
        <w:ind w:left="1440" w:hanging="360"/>
      </w:pPr>
      <w:rPr>
        <w:rFonts w:ascii="Courier New" w:hAnsi="Courier New" w:hint="default"/>
      </w:rPr>
    </w:lvl>
    <w:lvl w:ilvl="2" w:tplc="A9163058">
      <w:start w:val="1"/>
      <w:numFmt w:val="bullet"/>
      <w:lvlText w:val=""/>
      <w:lvlJc w:val="left"/>
      <w:pPr>
        <w:ind w:left="2160" w:hanging="360"/>
      </w:pPr>
      <w:rPr>
        <w:rFonts w:ascii="Wingdings" w:hAnsi="Wingdings" w:hint="default"/>
      </w:rPr>
    </w:lvl>
    <w:lvl w:ilvl="3" w:tplc="2DE4E66E">
      <w:start w:val="1"/>
      <w:numFmt w:val="bullet"/>
      <w:lvlText w:val=""/>
      <w:lvlJc w:val="left"/>
      <w:pPr>
        <w:ind w:left="2880" w:hanging="360"/>
      </w:pPr>
      <w:rPr>
        <w:rFonts w:ascii="Symbol" w:hAnsi="Symbol" w:hint="default"/>
      </w:rPr>
    </w:lvl>
    <w:lvl w:ilvl="4" w:tplc="C25A7C64">
      <w:start w:val="1"/>
      <w:numFmt w:val="bullet"/>
      <w:lvlText w:val="o"/>
      <w:lvlJc w:val="left"/>
      <w:pPr>
        <w:ind w:left="3600" w:hanging="360"/>
      </w:pPr>
      <w:rPr>
        <w:rFonts w:ascii="Courier New" w:hAnsi="Courier New" w:hint="default"/>
      </w:rPr>
    </w:lvl>
    <w:lvl w:ilvl="5" w:tplc="968C1D74">
      <w:start w:val="1"/>
      <w:numFmt w:val="bullet"/>
      <w:lvlText w:val=""/>
      <w:lvlJc w:val="left"/>
      <w:pPr>
        <w:ind w:left="4320" w:hanging="360"/>
      </w:pPr>
      <w:rPr>
        <w:rFonts w:ascii="Wingdings" w:hAnsi="Wingdings" w:hint="default"/>
      </w:rPr>
    </w:lvl>
    <w:lvl w:ilvl="6" w:tplc="47AE60C0">
      <w:start w:val="1"/>
      <w:numFmt w:val="bullet"/>
      <w:lvlText w:val=""/>
      <w:lvlJc w:val="left"/>
      <w:pPr>
        <w:ind w:left="5040" w:hanging="360"/>
      </w:pPr>
      <w:rPr>
        <w:rFonts w:ascii="Symbol" w:hAnsi="Symbol" w:hint="default"/>
      </w:rPr>
    </w:lvl>
    <w:lvl w:ilvl="7" w:tplc="0B865576">
      <w:start w:val="1"/>
      <w:numFmt w:val="bullet"/>
      <w:lvlText w:val="o"/>
      <w:lvlJc w:val="left"/>
      <w:pPr>
        <w:ind w:left="5760" w:hanging="360"/>
      </w:pPr>
      <w:rPr>
        <w:rFonts w:ascii="Courier New" w:hAnsi="Courier New" w:hint="default"/>
      </w:rPr>
    </w:lvl>
    <w:lvl w:ilvl="8" w:tplc="FBCA208E">
      <w:start w:val="1"/>
      <w:numFmt w:val="bullet"/>
      <w:lvlText w:val=""/>
      <w:lvlJc w:val="left"/>
      <w:pPr>
        <w:ind w:left="6480" w:hanging="360"/>
      </w:pPr>
      <w:rPr>
        <w:rFonts w:ascii="Wingdings" w:hAnsi="Wingdings" w:hint="default"/>
      </w:rPr>
    </w:lvl>
  </w:abstractNum>
  <w:abstractNum w:abstractNumId="13" w15:restartNumberingAfterBreak="0">
    <w:nsid w:val="291A16C2"/>
    <w:multiLevelType w:val="hybridMultilevel"/>
    <w:tmpl w:val="67EE8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2C297F"/>
    <w:multiLevelType w:val="hybridMultilevel"/>
    <w:tmpl w:val="FFFFFFFF"/>
    <w:lvl w:ilvl="0" w:tplc="4D6241C4">
      <w:start w:val="1"/>
      <w:numFmt w:val="bullet"/>
      <w:lvlText w:val=""/>
      <w:lvlJc w:val="left"/>
      <w:pPr>
        <w:ind w:left="720" w:hanging="360"/>
      </w:pPr>
      <w:rPr>
        <w:rFonts w:ascii="Symbol" w:hAnsi="Symbol" w:hint="default"/>
      </w:rPr>
    </w:lvl>
    <w:lvl w:ilvl="1" w:tplc="7C184106">
      <w:start w:val="1"/>
      <w:numFmt w:val="bullet"/>
      <w:lvlText w:val="o"/>
      <w:lvlJc w:val="left"/>
      <w:pPr>
        <w:ind w:left="1440" w:hanging="360"/>
      </w:pPr>
      <w:rPr>
        <w:rFonts w:ascii="Courier New" w:hAnsi="Courier New" w:hint="default"/>
      </w:rPr>
    </w:lvl>
    <w:lvl w:ilvl="2" w:tplc="FF503B2C">
      <w:start w:val="1"/>
      <w:numFmt w:val="bullet"/>
      <w:lvlText w:val=""/>
      <w:lvlJc w:val="left"/>
      <w:pPr>
        <w:ind w:left="2160" w:hanging="360"/>
      </w:pPr>
      <w:rPr>
        <w:rFonts w:ascii="Wingdings" w:hAnsi="Wingdings" w:hint="default"/>
      </w:rPr>
    </w:lvl>
    <w:lvl w:ilvl="3" w:tplc="81A2B44A">
      <w:start w:val="1"/>
      <w:numFmt w:val="bullet"/>
      <w:lvlText w:val=""/>
      <w:lvlJc w:val="left"/>
      <w:pPr>
        <w:ind w:left="2880" w:hanging="360"/>
      </w:pPr>
      <w:rPr>
        <w:rFonts w:ascii="Symbol" w:hAnsi="Symbol" w:hint="default"/>
      </w:rPr>
    </w:lvl>
    <w:lvl w:ilvl="4" w:tplc="333A9E0C">
      <w:start w:val="1"/>
      <w:numFmt w:val="bullet"/>
      <w:lvlText w:val="o"/>
      <w:lvlJc w:val="left"/>
      <w:pPr>
        <w:ind w:left="3600" w:hanging="360"/>
      </w:pPr>
      <w:rPr>
        <w:rFonts w:ascii="Courier New" w:hAnsi="Courier New" w:hint="default"/>
      </w:rPr>
    </w:lvl>
    <w:lvl w:ilvl="5" w:tplc="C5E43DA0">
      <w:start w:val="1"/>
      <w:numFmt w:val="bullet"/>
      <w:lvlText w:val=""/>
      <w:lvlJc w:val="left"/>
      <w:pPr>
        <w:ind w:left="4320" w:hanging="360"/>
      </w:pPr>
      <w:rPr>
        <w:rFonts w:ascii="Wingdings" w:hAnsi="Wingdings" w:hint="default"/>
      </w:rPr>
    </w:lvl>
    <w:lvl w:ilvl="6" w:tplc="B7BC4C1C">
      <w:start w:val="1"/>
      <w:numFmt w:val="bullet"/>
      <w:lvlText w:val=""/>
      <w:lvlJc w:val="left"/>
      <w:pPr>
        <w:ind w:left="5040" w:hanging="360"/>
      </w:pPr>
      <w:rPr>
        <w:rFonts w:ascii="Symbol" w:hAnsi="Symbol" w:hint="default"/>
      </w:rPr>
    </w:lvl>
    <w:lvl w:ilvl="7" w:tplc="5186EB34">
      <w:start w:val="1"/>
      <w:numFmt w:val="bullet"/>
      <w:lvlText w:val="o"/>
      <w:lvlJc w:val="left"/>
      <w:pPr>
        <w:ind w:left="5760" w:hanging="360"/>
      </w:pPr>
      <w:rPr>
        <w:rFonts w:ascii="Courier New" w:hAnsi="Courier New" w:hint="default"/>
      </w:rPr>
    </w:lvl>
    <w:lvl w:ilvl="8" w:tplc="EB2CA844">
      <w:start w:val="1"/>
      <w:numFmt w:val="bullet"/>
      <w:lvlText w:val=""/>
      <w:lvlJc w:val="left"/>
      <w:pPr>
        <w:ind w:left="6480" w:hanging="360"/>
      </w:pPr>
      <w:rPr>
        <w:rFonts w:ascii="Wingdings" w:hAnsi="Wingdings" w:hint="default"/>
      </w:rPr>
    </w:lvl>
  </w:abstractNum>
  <w:abstractNum w:abstractNumId="15" w15:restartNumberingAfterBreak="0">
    <w:nsid w:val="2AD276C0"/>
    <w:multiLevelType w:val="hybridMultilevel"/>
    <w:tmpl w:val="FFFFFFFF"/>
    <w:lvl w:ilvl="0" w:tplc="042EB6E4">
      <w:start w:val="1"/>
      <w:numFmt w:val="bullet"/>
      <w:lvlText w:val=""/>
      <w:lvlJc w:val="left"/>
      <w:pPr>
        <w:ind w:left="720" w:hanging="360"/>
      </w:pPr>
      <w:rPr>
        <w:rFonts w:ascii="Symbol" w:hAnsi="Symbol" w:hint="default"/>
      </w:rPr>
    </w:lvl>
    <w:lvl w:ilvl="1" w:tplc="DC3A2C04">
      <w:start w:val="1"/>
      <w:numFmt w:val="bullet"/>
      <w:lvlText w:val="o"/>
      <w:lvlJc w:val="left"/>
      <w:pPr>
        <w:ind w:left="1440" w:hanging="360"/>
      </w:pPr>
      <w:rPr>
        <w:rFonts w:ascii="Courier New" w:hAnsi="Courier New" w:hint="default"/>
      </w:rPr>
    </w:lvl>
    <w:lvl w:ilvl="2" w:tplc="F1607BC4">
      <w:start w:val="1"/>
      <w:numFmt w:val="bullet"/>
      <w:lvlText w:val=""/>
      <w:lvlJc w:val="left"/>
      <w:pPr>
        <w:ind w:left="2160" w:hanging="360"/>
      </w:pPr>
      <w:rPr>
        <w:rFonts w:ascii="Wingdings" w:hAnsi="Wingdings" w:hint="default"/>
      </w:rPr>
    </w:lvl>
    <w:lvl w:ilvl="3" w:tplc="75603ECC">
      <w:start w:val="1"/>
      <w:numFmt w:val="bullet"/>
      <w:lvlText w:val=""/>
      <w:lvlJc w:val="left"/>
      <w:pPr>
        <w:ind w:left="2880" w:hanging="360"/>
      </w:pPr>
      <w:rPr>
        <w:rFonts w:ascii="Symbol" w:hAnsi="Symbol" w:hint="default"/>
      </w:rPr>
    </w:lvl>
    <w:lvl w:ilvl="4" w:tplc="8C30A1B8">
      <w:start w:val="1"/>
      <w:numFmt w:val="bullet"/>
      <w:lvlText w:val="o"/>
      <w:lvlJc w:val="left"/>
      <w:pPr>
        <w:ind w:left="3600" w:hanging="360"/>
      </w:pPr>
      <w:rPr>
        <w:rFonts w:ascii="Courier New" w:hAnsi="Courier New" w:hint="default"/>
      </w:rPr>
    </w:lvl>
    <w:lvl w:ilvl="5" w:tplc="8CC632B6">
      <w:start w:val="1"/>
      <w:numFmt w:val="bullet"/>
      <w:lvlText w:val=""/>
      <w:lvlJc w:val="left"/>
      <w:pPr>
        <w:ind w:left="4320" w:hanging="360"/>
      </w:pPr>
      <w:rPr>
        <w:rFonts w:ascii="Wingdings" w:hAnsi="Wingdings" w:hint="default"/>
      </w:rPr>
    </w:lvl>
    <w:lvl w:ilvl="6" w:tplc="D55CA86C">
      <w:start w:val="1"/>
      <w:numFmt w:val="bullet"/>
      <w:lvlText w:val=""/>
      <w:lvlJc w:val="left"/>
      <w:pPr>
        <w:ind w:left="5040" w:hanging="360"/>
      </w:pPr>
      <w:rPr>
        <w:rFonts w:ascii="Symbol" w:hAnsi="Symbol" w:hint="default"/>
      </w:rPr>
    </w:lvl>
    <w:lvl w:ilvl="7" w:tplc="E7485766">
      <w:start w:val="1"/>
      <w:numFmt w:val="bullet"/>
      <w:lvlText w:val="o"/>
      <w:lvlJc w:val="left"/>
      <w:pPr>
        <w:ind w:left="5760" w:hanging="360"/>
      </w:pPr>
      <w:rPr>
        <w:rFonts w:ascii="Courier New" w:hAnsi="Courier New" w:hint="default"/>
      </w:rPr>
    </w:lvl>
    <w:lvl w:ilvl="8" w:tplc="7004D262">
      <w:start w:val="1"/>
      <w:numFmt w:val="bullet"/>
      <w:lvlText w:val=""/>
      <w:lvlJc w:val="left"/>
      <w:pPr>
        <w:ind w:left="6480" w:hanging="360"/>
      </w:pPr>
      <w:rPr>
        <w:rFonts w:ascii="Wingdings" w:hAnsi="Wingdings" w:hint="default"/>
      </w:rPr>
    </w:lvl>
  </w:abstractNum>
  <w:abstractNum w:abstractNumId="16" w15:restartNumberingAfterBreak="0">
    <w:nsid w:val="2BB03264"/>
    <w:multiLevelType w:val="hybridMultilevel"/>
    <w:tmpl w:val="FFFFFFFF"/>
    <w:lvl w:ilvl="0" w:tplc="EB780AA4">
      <w:start w:val="1"/>
      <w:numFmt w:val="bullet"/>
      <w:lvlText w:val=""/>
      <w:lvlJc w:val="left"/>
      <w:pPr>
        <w:ind w:left="720" w:hanging="360"/>
      </w:pPr>
      <w:rPr>
        <w:rFonts w:ascii="Symbol" w:hAnsi="Symbol" w:hint="default"/>
      </w:rPr>
    </w:lvl>
    <w:lvl w:ilvl="1" w:tplc="73B09654">
      <w:start w:val="1"/>
      <w:numFmt w:val="bullet"/>
      <w:lvlText w:val="o"/>
      <w:lvlJc w:val="left"/>
      <w:pPr>
        <w:ind w:left="1440" w:hanging="360"/>
      </w:pPr>
      <w:rPr>
        <w:rFonts w:ascii="Courier New" w:hAnsi="Courier New" w:hint="default"/>
      </w:rPr>
    </w:lvl>
    <w:lvl w:ilvl="2" w:tplc="7EB2E968">
      <w:start w:val="1"/>
      <w:numFmt w:val="bullet"/>
      <w:lvlText w:val=""/>
      <w:lvlJc w:val="left"/>
      <w:pPr>
        <w:ind w:left="2160" w:hanging="360"/>
      </w:pPr>
      <w:rPr>
        <w:rFonts w:ascii="Wingdings" w:hAnsi="Wingdings" w:hint="default"/>
      </w:rPr>
    </w:lvl>
    <w:lvl w:ilvl="3" w:tplc="B7C210EC">
      <w:start w:val="1"/>
      <w:numFmt w:val="bullet"/>
      <w:lvlText w:val=""/>
      <w:lvlJc w:val="left"/>
      <w:pPr>
        <w:ind w:left="2880" w:hanging="360"/>
      </w:pPr>
      <w:rPr>
        <w:rFonts w:ascii="Symbol" w:hAnsi="Symbol" w:hint="default"/>
      </w:rPr>
    </w:lvl>
    <w:lvl w:ilvl="4" w:tplc="9538ED2C">
      <w:start w:val="1"/>
      <w:numFmt w:val="bullet"/>
      <w:lvlText w:val="o"/>
      <w:lvlJc w:val="left"/>
      <w:pPr>
        <w:ind w:left="3600" w:hanging="360"/>
      </w:pPr>
      <w:rPr>
        <w:rFonts w:ascii="Courier New" w:hAnsi="Courier New" w:hint="default"/>
      </w:rPr>
    </w:lvl>
    <w:lvl w:ilvl="5" w:tplc="620AA6F0">
      <w:start w:val="1"/>
      <w:numFmt w:val="bullet"/>
      <w:lvlText w:val=""/>
      <w:lvlJc w:val="left"/>
      <w:pPr>
        <w:ind w:left="4320" w:hanging="360"/>
      </w:pPr>
      <w:rPr>
        <w:rFonts w:ascii="Wingdings" w:hAnsi="Wingdings" w:hint="default"/>
      </w:rPr>
    </w:lvl>
    <w:lvl w:ilvl="6" w:tplc="B9907E28">
      <w:start w:val="1"/>
      <w:numFmt w:val="bullet"/>
      <w:lvlText w:val=""/>
      <w:lvlJc w:val="left"/>
      <w:pPr>
        <w:ind w:left="5040" w:hanging="360"/>
      </w:pPr>
      <w:rPr>
        <w:rFonts w:ascii="Symbol" w:hAnsi="Symbol" w:hint="default"/>
      </w:rPr>
    </w:lvl>
    <w:lvl w:ilvl="7" w:tplc="6C045784">
      <w:start w:val="1"/>
      <w:numFmt w:val="bullet"/>
      <w:lvlText w:val="o"/>
      <w:lvlJc w:val="left"/>
      <w:pPr>
        <w:ind w:left="5760" w:hanging="360"/>
      </w:pPr>
      <w:rPr>
        <w:rFonts w:ascii="Courier New" w:hAnsi="Courier New" w:hint="default"/>
      </w:rPr>
    </w:lvl>
    <w:lvl w:ilvl="8" w:tplc="DEC8568A">
      <w:start w:val="1"/>
      <w:numFmt w:val="bullet"/>
      <w:lvlText w:val=""/>
      <w:lvlJc w:val="left"/>
      <w:pPr>
        <w:ind w:left="6480" w:hanging="360"/>
      </w:pPr>
      <w:rPr>
        <w:rFonts w:ascii="Wingdings" w:hAnsi="Wingdings" w:hint="default"/>
      </w:rPr>
    </w:lvl>
  </w:abstractNum>
  <w:abstractNum w:abstractNumId="17" w15:restartNumberingAfterBreak="0">
    <w:nsid w:val="2CDA5EDF"/>
    <w:multiLevelType w:val="hybridMultilevel"/>
    <w:tmpl w:val="FFFFFFFF"/>
    <w:lvl w:ilvl="0" w:tplc="B9B29088">
      <w:start w:val="1"/>
      <w:numFmt w:val="bullet"/>
      <w:lvlText w:val=""/>
      <w:lvlJc w:val="left"/>
      <w:pPr>
        <w:ind w:left="720" w:hanging="360"/>
      </w:pPr>
      <w:rPr>
        <w:rFonts w:ascii="Symbol" w:hAnsi="Symbol" w:hint="default"/>
      </w:rPr>
    </w:lvl>
    <w:lvl w:ilvl="1" w:tplc="26143E6A">
      <w:start w:val="1"/>
      <w:numFmt w:val="bullet"/>
      <w:lvlText w:val="o"/>
      <w:lvlJc w:val="left"/>
      <w:pPr>
        <w:ind w:left="1440" w:hanging="360"/>
      </w:pPr>
      <w:rPr>
        <w:rFonts w:ascii="Courier New" w:hAnsi="Courier New" w:hint="default"/>
      </w:rPr>
    </w:lvl>
    <w:lvl w:ilvl="2" w:tplc="BE4ACC00">
      <w:start w:val="1"/>
      <w:numFmt w:val="bullet"/>
      <w:lvlText w:val=""/>
      <w:lvlJc w:val="left"/>
      <w:pPr>
        <w:ind w:left="2160" w:hanging="360"/>
      </w:pPr>
      <w:rPr>
        <w:rFonts w:ascii="Wingdings" w:hAnsi="Wingdings" w:hint="default"/>
      </w:rPr>
    </w:lvl>
    <w:lvl w:ilvl="3" w:tplc="BA0269D2">
      <w:start w:val="1"/>
      <w:numFmt w:val="bullet"/>
      <w:lvlText w:val=""/>
      <w:lvlJc w:val="left"/>
      <w:pPr>
        <w:ind w:left="2880" w:hanging="360"/>
      </w:pPr>
      <w:rPr>
        <w:rFonts w:ascii="Symbol" w:hAnsi="Symbol" w:hint="default"/>
      </w:rPr>
    </w:lvl>
    <w:lvl w:ilvl="4" w:tplc="26DE8C68">
      <w:start w:val="1"/>
      <w:numFmt w:val="bullet"/>
      <w:lvlText w:val="o"/>
      <w:lvlJc w:val="left"/>
      <w:pPr>
        <w:ind w:left="3600" w:hanging="360"/>
      </w:pPr>
      <w:rPr>
        <w:rFonts w:ascii="Courier New" w:hAnsi="Courier New" w:hint="default"/>
      </w:rPr>
    </w:lvl>
    <w:lvl w:ilvl="5" w:tplc="DE0870D6">
      <w:start w:val="1"/>
      <w:numFmt w:val="bullet"/>
      <w:lvlText w:val=""/>
      <w:lvlJc w:val="left"/>
      <w:pPr>
        <w:ind w:left="4320" w:hanging="360"/>
      </w:pPr>
      <w:rPr>
        <w:rFonts w:ascii="Wingdings" w:hAnsi="Wingdings" w:hint="default"/>
      </w:rPr>
    </w:lvl>
    <w:lvl w:ilvl="6" w:tplc="511CF726">
      <w:start w:val="1"/>
      <w:numFmt w:val="bullet"/>
      <w:lvlText w:val=""/>
      <w:lvlJc w:val="left"/>
      <w:pPr>
        <w:ind w:left="5040" w:hanging="360"/>
      </w:pPr>
      <w:rPr>
        <w:rFonts w:ascii="Symbol" w:hAnsi="Symbol" w:hint="default"/>
      </w:rPr>
    </w:lvl>
    <w:lvl w:ilvl="7" w:tplc="3300D676">
      <w:start w:val="1"/>
      <w:numFmt w:val="bullet"/>
      <w:lvlText w:val="o"/>
      <w:lvlJc w:val="left"/>
      <w:pPr>
        <w:ind w:left="5760" w:hanging="360"/>
      </w:pPr>
      <w:rPr>
        <w:rFonts w:ascii="Courier New" w:hAnsi="Courier New" w:hint="default"/>
      </w:rPr>
    </w:lvl>
    <w:lvl w:ilvl="8" w:tplc="2BE8BC04">
      <w:start w:val="1"/>
      <w:numFmt w:val="bullet"/>
      <w:lvlText w:val=""/>
      <w:lvlJc w:val="left"/>
      <w:pPr>
        <w:ind w:left="6480" w:hanging="360"/>
      </w:pPr>
      <w:rPr>
        <w:rFonts w:ascii="Wingdings" w:hAnsi="Wingdings" w:hint="default"/>
      </w:rPr>
    </w:lvl>
  </w:abstractNum>
  <w:abstractNum w:abstractNumId="18" w15:restartNumberingAfterBreak="0">
    <w:nsid w:val="2F48106C"/>
    <w:multiLevelType w:val="hybridMultilevel"/>
    <w:tmpl w:val="FFFFFFFF"/>
    <w:lvl w:ilvl="0" w:tplc="76BA1E38">
      <w:start w:val="1"/>
      <w:numFmt w:val="bullet"/>
      <w:lvlText w:val=""/>
      <w:lvlJc w:val="left"/>
      <w:pPr>
        <w:ind w:left="720" w:hanging="360"/>
      </w:pPr>
      <w:rPr>
        <w:rFonts w:ascii="Symbol" w:hAnsi="Symbol" w:hint="default"/>
      </w:rPr>
    </w:lvl>
    <w:lvl w:ilvl="1" w:tplc="C7963E1A">
      <w:start w:val="1"/>
      <w:numFmt w:val="bullet"/>
      <w:lvlText w:val="o"/>
      <w:lvlJc w:val="left"/>
      <w:pPr>
        <w:ind w:left="1440" w:hanging="360"/>
      </w:pPr>
      <w:rPr>
        <w:rFonts w:ascii="Courier New" w:hAnsi="Courier New" w:hint="default"/>
      </w:rPr>
    </w:lvl>
    <w:lvl w:ilvl="2" w:tplc="EAAE93C4">
      <w:start w:val="1"/>
      <w:numFmt w:val="bullet"/>
      <w:lvlText w:val=""/>
      <w:lvlJc w:val="left"/>
      <w:pPr>
        <w:ind w:left="2160" w:hanging="360"/>
      </w:pPr>
      <w:rPr>
        <w:rFonts w:ascii="Wingdings" w:hAnsi="Wingdings" w:hint="default"/>
      </w:rPr>
    </w:lvl>
    <w:lvl w:ilvl="3" w:tplc="6AD4E654">
      <w:start w:val="1"/>
      <w:numFmt w:val="bullet"/>
      <w:lvlText w:val=""/>
      <w:lvlJc w:val="left"/>
      <w:pPr>
        <w:ind w:left="2880" w:hanging="360"/>
      </w:pPr>
      <w:rPr>
        <w:rFonts w:ascii="Symbol" w:hAnsi="Symbol" w:hint="default"/>
      </w:rPr>
    </w:lvl>
    <w:lvl w:ilvl="4" w:tplc="D49C0EF8">
      <w:start w:val="1"/>
      <w:numFmt w:val="bullet"/>
      <w:lvlText w:val="o"/>
      <w:lvlJc w:val="left"/>
      <w:pPr>
        <w:ind w:left="3600" w:hanging="360"/>
      </w:pPr>
      <w:rPr>
        <w:rFonts w:ascii="Courier New" w:hAnsi="Courier New" w:hint="default"/>
      </w:rPr>
    </w:lvl>
    <w:lvl w:ilvl="5" w:tplc="8FB000CA">
      <w:start w:val="1"/>
      <w:numFmt w:val="bullet"/>
      <w:lvlText w:val=""/>
      <w:lvlJc w:val="left"/>
      <w:pPr>
        <w:ind w:left="4320" w:hanging="360"/>
      </w:pPr>
      <w:rPr>
        <w:rFonts w:ascii="Wingdings" w:hAnsi="Wingdings" w:hint="default"/>
      </w:rPr>
    </w:lvl>
    <w:lvl w:ilvl="6" w:tplc="BE52D6AC">
      <w:start w:val="1"/>
      <w:numFmt w:val="bullet"/>
      <w:lvlText w:val=""/>
      <w:lvlJc w:val="left"/>
      <w:pPr>
        <w:ind w:left="5040" w:hanging="360"/>
      </w:pPr>
      <w:rPr>
        <w:rFonts w:ascii="Symbol" w:hAnsi="Symbol" w:hint="default"/>
      </w:rPr>
    </w:lvl>
    <w:lvl w:ilvl="7" w:tplc="30023E78">
      <w:start w:val="1"/>
      <w:numFmt w:val="bullet"/>
      <w:lvlText w:val="o"/>
      <w:lvlJc w:val="left"/>
      <w:pPr>
        <w:ind w:left="5760" w:hanging="360"/>
      </w:pPr>
      <w:rPr>
        <w:rFonts w:ascii="Courier New" w:hAnsi="Courier New" w:hint="default"/>
      </w:rPr>
    </w:lvl>
    <w:lvl w:ilvl="8" w:tplc="E3EEA6A8">
      <w:start w:val="1"/>
      <w:numFmt w:val="bullet"/>
      <w:lvlText w:val=""/>
      <w:lvlJc w:val="left"/>
      <w:pPr>
        <w:ind w:left="6480" w:hanging="360"/>
      </w:pPr>
      <w:rPr>
        <w:rFonts w:ascii="Wingdings" w:hAnsi="Wingdings" w:hint="default"/>
      </w:rPr>
    </w:lvl>
  </w:abstractNum>
  <w:abstractNum w:abstractNumId="19"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3C705F86"/>
    <w:multiLevelType w:val="hybridMultilevel"/>
    <w:tmpl w:val="FFFFFFFF"/>
    <w:lvl w:ilvl="0" w:tplc="A1ACDBFA">
      <w:start w:val="1"/>
      <w:numFmt w:val="bullet"/>
      <w:lvlText w:val="-"/>
      <w:lvlJc w:val="left"/>
      <w:pPr>
        <w:ind w:left="720" w:hanging="360"/>
      </w:pPr>
      <w:rPr>
        <w:rFonts w:ascii="Calibri" w:hAnsi="Calibri" w:hint="default"/>
      </w:rPr>
    </w:lvl>
    <w:lvl w:ilvl="1" w:tplc="A798EBE0">
      <w:start w:val="1"/>
      <w:numFmt w:val="bullet"/>
      <w:lvlText w:val="o"/>
      <w:lvlJc w:val="left"/>
      <w:pPr>
        <w:ind w:left="1440" w:hanging="360"/>
      </w:pPr>
      <w:rPr>
        <w:rFonts w:ascii="Courier New" w:hAnsi="Courier New" w:hint="default"/>
      </w:rPr>
    </w:lvl>
    <w:lvl w:ilvl="2" w:tplc="93DE2C34">
      <w:start w:val="1"/>
      <w:numFmt w:val="bullet"/>
      <w:lvlText w:val=""/>
      <w:lvlJc w:val="left"/>
      <w:pPr>
        <w:ind w:left="2160" w:hanging="360"/>
      </w:pPr>
      <w:rPr>
        <w:rFonts w:ascii="Wingdings" w:hAnsi="Wingdings" w:hint="default"/>
      </w:rPr>
    </w:lvl>
    <w:lvl w:ilvl="3" w:tplc="30F0D3AC">
      <w:start w:val="1"/>
      <w:numFmt w:val="bullet"/>
      <w:lvlText w:val=""/>
      <w:lvlJc w:val="left"/>
      <w:pPr>
        <w:ind w:left="2880" w:hanging="360"/>
      </w:pPr>
      <w:rPr>
        <w:rFonts w:ascii="Symbol" w:hAnsi="Symbol" w:hint="default"/>
      </w:rPr>
    </w:lvl>
    <w:lvl w:ilvl="4" w:tplc="E67235FC">
      <w:start w:val="1"/>
      <w:numFmt w:val="bullet"/>
      <w:lvlText w:val="o"/>
      <w:lvlJc w:val="left"/>
      <w:pPr>
        <w:ind w:left="3600" w:hanging="360"/>
      </w:pPr>
      <w:rPr>
        <w:rFonts w:ascii="Courier New" w:hAnsi="Courier New" w:hint="default"/>
      </w:rPr>
    </w:lvl>
    <w:lvl w:ilvl="5" w:tplc="7B12D3BA">
      <w:start w:val="1"/>
      <w:numFmt w:val="bullet"/>
      <w:lvlText w:val=""/>
      <w:lvlJc w:val="left"/>
      <w:pPr>
        <w:ind w:left="4320" w:hanging="360"/>
      </w:pPr>
      <w:rPr>
        <w:rFonts w:ascii="Wingdings" w:hAnsi="Wingdings" w:hint="default"/>
      </w:rPr>
    </w:lvl>
    <w:lvl w:ilvl="6" w:tplc="3F60AF30">
      <w:start w:val="1"/>
      <w:numFmt w:val="bullet"/>
      <w:lvlText w:val=""/>
      <w:lvlJc w:val="left"/>
      <w:pPr>
        <w:ind w:left="5040" w:hanging="360"/>
      </w:pPr>
      <w:rPr>
        <w:rFonts w:ascii="Symbol" w:hAnsi="Symbol" w:hint="default"/>
      </w:rPr>
    </w:lvl>
    <w:lvl w:ilvl="7" w:tplc="5EF8C5D0">
      <w:start w:val="1"/>
      <w:numFmt w:val="bullet"/>
      <w:lvlText w:val="o"/>
      <w:lvlJc w:val="left"/>
      <w:pPr>
        <w:ind w:left="5760" w:hanging="360"/>
      </w:pPr>
      <w:rPr>
        <w:rFonts w:ascii="Courier New" w:hAnsi="Courier New" w:hint="default"/>
      </w:rPr>
    </w:lvl>
    <w:lvl w:ilvl="8" w:tplc="404AE9F0">
      <w:start w:val="1"/>
      <w:numFmt w:val="bullet"/>
      <w:lvlText w:val=""/>
      <w:lvlJc w:val="left"/>
      <w:pPr>
        <w:ind w:left="6480" w:hanging="360"/>
      </w:pPr>
      <w:rPr>
        <w:rFonts w:ascii="Wingdings" w:hAnsi="Wingdings" w:hint="default"/>
      </w:rPr>
    </w:lvl>
  </w:abstractNum>
  <w:abstractNum w:abstractNumId="21" w15:restartNumberingAfterBreak="0">
    <w:nsid w:val="40984E63"/>
    <w:multiLevelType w:val="hybridMultilevel"/>
    <w:tmpl w:val="FFFFFFFF"/>
    <w:lvl w:ilvl="0" w:tplc="FF70FB96">
      <w:start w:val="1"/>
      <w:numFmt w:val="bullet"/>
      <w:lvlText w:val=""/>
      <w:lvlJc w:val="left"/>
      <w:pPr>
        <w:ind w:left="720" w:hanging="360"/>
      </w:pPr>
      <w:rPr>
        <w:rFonts w:ascii="Symbol" w:hAnsi="Symbol" w:hint="default"/>
      </w:rPr>
    </w:lvl>
    <w:lvl w:ilvl="1" w:tplc="3956E1D6">
      <w:start w:val="1"/>
      <w:numFmt w:val="bullet"/>
      <w:lvlText w:val="o"/>
      <w:lvlJc w:val="left"/>
      <w:pPr>
        <w:ind w:left="1440" w:hanging="360"/>
      </w:pPr>
      <w:rPr>
        <w:rFonts w:ascii="Courier New" w:hAnsi="Courier New" w:hint="default"/>
      </w:rPr>
    </w:lvl>
    <w:lvl w:ilvl="2" w:tplc="7180C2EE">
      <w:start w:val="1"/>
      <w:numFmt w:val="bullet"/>
      <w:lvlText w:val=""/>
      <w:lvlJc w:val="left"/>
      <w:pPr>
        <w:ind w:left="2160" w:hanging="360"/>
      </w:pPr>
      <w:rPr>
        <w:rFonts w:ascii="Wingdings" w:hAnsi="Wingdings" w:hint="default"/>
      </w:rPr>
    </w:lvl>
    <w:lvl w:ilvl="3" w:tplc="CED0A206">
      <w:start w:val="1"/>
      <w:numFmt w:val="bullet"/>
      <w:lvlText w:val=""/>
      <w:lvlJc w:val="left"/>
      <w:pPr>
        <w:ind w:left="2880" w:hanging="360"/>
      </w:pPr>
      <w:rPr>
        <w:rFonts w:ascii="Symbol" w:hAnsi="Symbol" w:hint="default"/>
      </w:rPr>
    </w:lvl>
    <w:lvl w:ilvl="4" w:tplc="45AC50D6">
      <w:start w:val="1"/>
      <w:numFmt w:val="bullet"/>
      <w:lvlText w:val="o"/>
      <w:lvlJc w:val="left"/>
      <w:pPr>
        <w:ind w:left="3600" w:hanging="360"/>
      </w:pPr>
      <w:rPr>
        <w:rFonts w:ascii="Courier New" w:hAnsi="Courier New" w:hint="default"/>
      </w:rPr>
    </w:lvl>
    <w:lvl w:ilvl="5" w:tplc="9DB245D0">
      <w:start w:val="1"/>
      <w:numFmt w:val="bullet"/>
      <w:lvlText w:val=""/>
      <w:lvlJc w:val="left"/>
      <w:pPr>
        <w:ind w:left="4320" w:hanging="360"/>
      </w:pPr>
      <w:rPr>
        <w:rFonts w:ascii="Wingdings" w:hAnsi="Wingdings" w:hint="default"/>
      </w:rPr>
    </w:lvl>
    <w:lvl w:ilvl="6" w:tplc="9FC6F3BC">
      <w:start w:val="1"/>
      <w:numFmt w:val="bullet"/>
      <w:lvlText w:val=""/>
      <w:lvlJc w:val="left"/>
      <w:pPr>
        <w:ind w:left="5040" w:hanging="360"/>
      </w:pPr>
      <w:rPr>
        <w:rFonts w:ascii="Symbol" w:hAnsi="Symbol" w:hint="default"/>
      </w:rPr>
    </w:lvl>
    <w:lvl w:ilvl="7" w:tplc="350C806A">
      <w:start w:val="1"/>
      <w:numFmt w:val="bullet"/>
      <w:lvlText w:val="o"/>
      <w:lvlJc w:val="left"/>
      <w:pPr>
        <w:ind w:left="5760" w:hanging="360"/>
      </w:pPr>
      <w:rPr>
        <w:rFonts w:ascii="Courier New" w:hAnsi="Courier New" w:hint="default"/>
      </w:rPr>
    </w:lvl>
    <w:lvl w:ilvl="8" w:tplc="CE60F074">
      <w:start w:val="1"/>
      <w:numFmt w:val="bullet"/>
      <w:lvlText w:val=""/>
      <w:lvlJc w:val="left"/>
      <w:pPr>
        <w:ind w:left="6480" w:hanging="360"/>
      </w:pPr>
      <w:rPr>
        <w:rFonts w:ascii="Wingdings" w:hAnsi="Wingdings" w:hint="default"/>
      </w:rPr>
    </w:lvl>
  </w:abstractNum>
  <w:abstractNum w:abstractNumId="22" w15:restartNumberingAfterBreak="0">
    <w:nsid w:val="477E7251"/>
    <w:multiLevelType w:val="hybridMultilevel"/>
    <w:tmpl w:val="FFFFFFFF"/>
    <w:lvl w:ilvl="0" w:tplc="CD9A3A78">
      <w:start w:val="1"/>
      <w:numFmt w:val="bullet"/>
      <w:lvlText w:val="-"/>
      <w:lvlJc w:val="left"/>
      <w:pPr>
        <w:ind w:left="720" w:hanging="360"/>
      </w:pPr>
      <w:rPr>
        <w:rFonts w:ascii="Calibri" w:hAnsi="Calibri" w:hint="default"/>
      </w:rPr>
    </w:lvl>
    <w:lvl w:ilvl="1" w:tplc="8A6017AE">
      <w:start w:val="1"/>
      <w:numFmt w:val="bullet"/>
      <w:lvlText w:val="o"/>
      <w:lvlJc w:val="left"/>
      <w:pPr>
        <w:ind w:left="1440" w:hanging="360"/>
      </w:pPr>
      <w:rPr>
        <w:rFonts w:ascii="Courier New" w:hAnsi="Courier New" w:hint="default"/>
      </w:rPr>
    </w:lvl>
    <w:lvl w:ilvl="2" w:tplc="E36E7846">
      <w:start w:val="1"/>
      <w:numFmt w:val="bullet"/>
      <w:lvlText w:val=""/>
      <w:lvlJc w:val="left"/>
      <w:pPr>
        <w:ind w:left="2160" w:hanging="360"/>
      </w:pPr>
      <w:rPr>
        <w:rFonts w:ascii="Wingdings" w:hAnsi="Wingdings" w:hint="default"/>
      </w:rPr>
    </w:lvl>
    <w:lvl w:ilvl="3" w:tplc="7C9CE73E">
      <w:start w:val="1"/>
      <w:numFmt w:val="bullet"/>
      <w:lvlText w:val=""/>
      <w:lvlJc w:val="left"/>
      <w:pPr>
        <w:ind w:left="2880" w:hanging="360"/>
      </w:pPr>
      <w:rPr>
        <w:rFonts w:ascii="Symbol" w:hAnsi="Symbol" w:hint="default"/>
      </w:rPr>
    </w:lvl>
    <w:lvl w:ilvl="4" w:tplc="C18A6F1A">
      <w:start w:val="1"/>
      <w:numFmt w:val="bullet"/>
      <w:lvlText w:val="o"/>
      <w:lvlJc w:val="left"/>
      <w:pPr>
        <w:ind w:left="3600" w:hanging="360"/>
      </w:pPr>
      <w:rPr>
        <w:rFonts w:ascii="Courier New" w:hAnsi="Courier New" w:hint="default"/>
      </w:rPr>
    </w:lvl>
    <w:lvl w:ilvl="5" w:tplc="B15E0788">
      <w:start w:val="1"/>
      <w:numFmt w:val="bullet"/>
      <w:lvlText w:val=""/>
      <w:lvlJc w:val="left"/>
      <w:pPr>
        <w:ind w:left="4320" w:hanging="360"/>
      </w:pPr>
      <w:rPr>
        <w:rFonts w:ascii="Wingdings" w:hAnsi="Wingdings" w:hint="default"/>
      </w:rPr>
    </w:lvl>
    <w:lvl w:ilvl="6" w:tplc="3AFC3E76">
      <w:start w:val="1"/>
      <w:numFmt w:val="bullet"/>
      <w:lvlText w:val=""/>
      <w:lvlJc w:val="left"/>
      <w:pPr>
        <w:ind w:left="5040" w:hanging="360"/>
      </w:pPr>
      <w:rPr>
        <w:rFonts w:ascii="Symbol" w:hAnsi="Symbol" w:hint="default"/>
      </w:rPr>
    </w:lvl>
    <w:lvl w:ilvl="7" w:tplc="82183FFC">
      <w:start w:val="1"/>
      <w:numFmt w:val="bullet"/>
      <w:lvlText w:val="o"/>
      <w:lvlJc w:val="left"/>
      <w:pPr>
        <w:ind w:left="5760" w:hanging="360"/>
      </w:pPr>
      <w:rPr>
        <w:rFonts w:ascii="Courier New" w:hAnsi="Courier New" w:hint="default"/>
      </w:rPr>
    </w:lvl>
    <w:lvl w:ilvl="8" w:tplc="06E60E40">
      <w:start w:val="1"/>
      <w:numFmt w:val="bullet"/>
      <w:lvlText w:val=""/>
      <w:lvlJc w:val="left"/>
      <w:pPr>
        <w:ind w:left="6480" w:hanging="360"/>
      </w:pPr>
      <w:rPr>
        <w:rFonts w:ascii="Wingdings" w:hAnsi="Wingdings" w:hint="default"/>
      </w:rPr>
    </w:lvl>
  </w:abstractNum>
  <w:abstractNum w:abstractNumId="23" w15:restartNumberingAfterBreak="0">
    <w:nsid w:val="4B856ECD"/>
    <w:multiLevelType w:val="hybridMultilevel"/>
    <w:tmpl w:val="FFFFFFFF"/>
    <w:lvl w:ilvl="0" w:tplc="01E4C1DE">
      <w:start w:val="1"/>
      <w:numFmt w:val="bullet"/>
      <w:lvlText w:val=""/>
      <w:lvlJc w:val="left"/>
      <w:pPr>
        <w:ind w:left="720" w:hanging="360"/>
      </w:pPr>
      <w:rPr>
        <w:rFonts w:ascii="Symbol" w:hAnsi="Symbol" w:hint="default"/>
      </w:rPr>
    </w:lvl>
    <w:lvl w:ilvl="1" w:tplc="1C5656E2">
      <w:start w:val="1"/>
      <w:numFmt w:val="bullet"/>
      <w:lvlText w:val="o"/>
      <w:lvlJc w:val="left"/>
      <w:pPr>
        <w:ind w:left="1440" w:hanging="360"/>
      </w:pPr>
      <w:rPr>
        <w:rFonts w:ascii="Courier New" w:hAnsi="Courier New" w:hint="default"/>
      </w:rPr>
    </w:lvl>
    <w:lvl w:ilvl="2" w:tplc="7A36EAC4">
      <w:start w:val="1"/>
      <w:numFmt w:val="bullet"/>
      <w:lvlText w:val=""/>
      <w:lvlJc w:val="left"/>
      <w:pPr>
        <w:ind w:left="2160" w:hanging="360"/>
      </w:pPr>
      <w:rPr>
        <w:rFonts w:ascii="Wingdings" w:hAnsi="Wingdings" w:hint="default"/>
      </w:rPr>
    </w:lvl>
    <w:lvl w:ilvl="3" w:tplc="FF109E3E">
      <w:start w:val="1"/>
      <w:numFmt w:val="bullet"/>
      <w:lvlText w:val=""/>
      <w:lvlJc w:val="left"/>
      <w:pPr>
        <w:ind w:left="2880" w:hanging="360"/>
      </w:pPr>
      <w:rPr>
        <w:rFonts w:ascii="Symbol" w:hAnsi="Symbol" w:hint="default"/>
      </w:rPr>
    </w:lvl>
    <w:lvl w:ilvl="4" w:tplc="5B9A9D14">
      <w:start w:val="1"/>
      <w:numFmt w:val="bullet"/>
      <w:lvlText w:val="o"/>
      <w:lvlJc w:val="left"/>
      <w:pPr>
        <w:ind w:left="3600" w:hanging="360"/>
      </w:pPr>
      <w:rPr>
        <w:rFonts w:ascii="Courier New" w:hAnsi="Courier New" w:hint="default"/>
      </w:rPr>
    </w:lvl>
    <w:lvl w:ilvl="5" w:tplc="7840AFA6">
      <w:start w:val="1"/>
      <w:numFmt w:val="bullet"/>
      <w:lvlText w:val=""/>
      <w:lvlJc w:val="left"/>
      <w:pPr>
        <w:ind w:left="4320" w:hanging="360"/>
      </w:pPr>
      <w:rPr>
        <w:rFonts w:ascii="Wingdings" w:hAnsi="Wingdings" w:hint="default"/>
      </w:rPr>
    </w:lvl>
    <w:lvl w:ilvl="6" w:tplc="E62CC7E6">
      <w:start w:val="1"/>
      <w:numFmt w:val="bullet"/>
      <w:lvlText w:val=""/>
      <w:lvlJc w:val="left"/>
      <w:pPr>
        <w:ind w:left="5040" w:hanging="360"/>
      </w:pPr>
      <w:rPr>
        <w:rFonts w:ascii="Symbol" w:hAnsi="Symbol" w:hint="default"/>
      </w:rPr>
    </w:lvl>
    <w:lvl w:ilvl="7" w:tplc="3D647E7A">
      <w:start w:val="1"/>
      <w:numFmt w:val="bullet"/>
      <w:lvlText w:val="o"/>
      <w:lvlJc w:val="left"/>
      <w:pPr>
        <w:ind w:left="5760" w:hanging="360"/>
      </w:pPr>
      <w:rPr>
        <w:rFonts w:ascii="Courier New" w:hAnsi="Courier New" w:hint="default"/>
      </w:rPr>
    </w:lvl>
    <w:lvl w:ilvl="8" w:tplc="6C22B312">
      <w:start w:val="1"/>
      <w:numFmt w:val="bullet"/>
      <w:lvlText w:val=""/>
      <w:lvlJc w:val="left"/>
      <w:pPr>
        <w:ind w:left="6480" w:hanging="360"/>
      </w:pPr>
      <w:rPr>
        <w:rFonts w:ascii="Wingdings" w:hAnsi="Wingdings" w:hint="default"/>
      </w:rPr>
    </w:lvl>
  </w:abstractNum>
  <w:abstractNum w:abstractNumId="24" w15:restartNumberingAfterBreak="0">
    <w:nsid w:val="54C71970"/>
    <w:multiLevelType w:val="hybridMultilevel"/>
    <w:tmpl w:val="FFFFFFFF"/>
    <w:lvl w:ilvl="0" w:tplc="141E1CE0">
      <w:start w:val="1"/>
      <w:numFmt w:val="bullet"/>
      <w:lvlText w:val=""/>
      <w:lvlJc w:val="left"/>
      <w:pPr>
        <w:ind w:left="720" w:hanging="360"/>
      </w:pPr>
      <w:rPr>
        <w:rFonts w:ascii="Symbol" w:hAnsi="Symbol" w:hint="default"/>
      </w:rPr>
    </w:lvl>
    <w:lvl w:ilvl="1" w:tplc="22DA76DE">
      <w:start w:val="1"/>
      <w:numFmt w:val="bullet"/>
      <w:lvlText w:val="o"/>
      <w:lvlJc w:val="left"/>
      <w:pPr>
        <w:ind w:left="1440" w:hanging="360"/>
      </w:pPr>
      <w:rPr>
        <w:rFonts w:ascii="Courier New" w:hAnsi="Courier New" w:hint="default"/>
      </w:rPr>
    </w:lvl>
    <w:lvl w:ilvl="2" w:tplc="C8EA4570">
      <w:start w:val="1"/>
      <w:numFmt w:val="bullet"/>
      <w:lvlText w:val=""/>
      <w:lvlJc w:val="left"/>
      <w:pPr>
        <w:ind w:left="2160" w:hanging="360"/>
      </w:pPr>
      <w:rPr>
        <w:rFonts w:ascii="Wingdings" w:hAnsi="Wingdings" w:hint="default"/>
      </w:rPr>
    </w:lvl>
    <w:lvl w:ilvl="3" w:tplc="57364938">
      <w:start w:val="1"/>
      <w:numFmt w:val="bullet"/>
      <w:lvlText w:val=""/>
      <w:lvlJc w:val="left"/>
      <w:pPr>
        <w:ind w:left="2880" w:hanging="360"/>
      </w:pPr>
      <w:rPr>
        <w:rFonts w:ascii="Symbol" w:hAnsi="Symbol" w:hint="default"/>
      </w:rPr>
    </w:lvl>
    <w:lvl w:ilvl="4" w:tplc="472CBD86">
      <w:start w:val="1"/>
      <w:numFmt w:val="bullet"/>
      <w:lvlText w:val="o"/>
      <w:lvlJc w:val="left"/>
      <w:pPr>
        <w:ind w:left="3600" w:hanging="360"/>
      </w:pPr>
      <w:rPr>
        <w:rFonts w:ascii="Courier New" w:hAnsi="Courier New" w:hint="default"/>
      </w:rPr>
    </w:lvl>
    <w:lvl w:ilvl="5" w:tplc="3F1C8E7C">
      <w:start w:val="1"/>
      <w:numFmt w:val="bullet"/>
      <w:lvlText w:val=""/>
      <w:lvlJc w:val="left"/>
      <w:pPr>
        <w:ind w:left="4320" w:hanging="360"/>
      </w:pPr>
      <w:rPr>
        <w:rFonts w:ascii="Wingdings" w:hAnsi="Wingdings" w:hint="default"/>
      </w:rPr>
    </w:lvl>
    <w:lvl w:ilvl="6" w:tplc="953CC464">
      <w:start w:val="1"/>
      <w:numFmt w:val="bullet"/>
      <w:lvlText w:val=""/>
      <w:lvlJc w:val="left"/>
      <w:pPr>
        <w:ind w:left="5040" w:hanging="360"/>
      </w:pPr>
      <w:rPr>
        <w:rFonts w:ascii="Symbol" w:hAnsi="Symbol" w:hint="default"/>
      </w:rPr>
    </w:lvl>
    <w:lvl w:ilvl="7" w:tplc="C7C68C74">
      <w:start w:val="1"/>
      <w:numFmt w:val="bullet"/>
      <w:lvlText w:val="o"/>
      <w:lvlJc w:val="left"/>
      <w:pPr>
        <w:ind w:left="5760" w:hanging="360"/>
      </w:pPr>
      <w:rPr>
        <w:rFonts w:ascii="Courier New" w:hAnsi="Courier New" w:hint="default"/>
      </w:rPr>
    </w:lvl>
    <w:lvl w:ilvl="8" w:tplc="A92468FA">
      <w:start w:val="1"/>
      <w:numFmt w:val="bullet"/>
      <w:lvlText w:val=""/>
      <w:lvlJc w:val="left"/>
      <w:pPr>
        <w:ind w:left="6480" w:hanging="360"/>
      </w:pPr>
      <w:rPr>
        <w:rFonts w:ascii="Wingdings" w:hAnsi="Wingdings" w:hint="default"/>
      </w:rPr>
    </w:lvl>
  </w:abstractNum>
  <w:abstractNum w:abstractNumId="25" w15:restartNumberingAfterBreak="0">
    <w:nsid w:val="599853A9"/>
    <w:multiLevelType w:val="hybridMultilevel"/>
    <w:tmpl w:val="FFFFFFFF"/>
    <w:lvl w:ilvl="0" w:tplc="9BB637D6">
      <w:start w:val="1"/>
      <w:numFmt w:val="bullet"/>
      <w:lvlText w:val=""/>
      <w:lvlJc w:val="left"/>
      <w:pPr>
        <w:ind w:left="720" w:hanging="360"/>
      </w:pPr>
      <w:rPr>
        <w:rFonts w:ascii="Symbol" w:hAnsi="Symbol" w:hint="default"/>
      </w:rPr>
    </w:lvl>
    <w:lvl w:ilvl="1" w:tplc="9502E712">
      <w:start w:val="1"/>
      <w:numFmt w:val="bullet"/>
      <w:lvlText w:val="o"/>
      <w:lvlJc w:val="left"/>
      <w:pPr>
        <w:ind w:left="1440" w:hanging="360"/>
      </w:pPr>
      <w:rPr>
        <w:rFonts w:ascii="Courier New" w:hAnsi="Courier New" w:hint="default"/>
      </w:rPr>
    </w:lvl>
    <w:lvl w:ilvl="2" w:tplc="4B1E2684">
      <w:start w:val="1"/>
      <w:numFmt w:val="bullet"/>
      <w:lvlText w:val=""/>
      <w:lvlJc w:val="left"/>
      <w:pPr>
        <w:ind w:left="2160" w:hanging="360"/>
      </w:pPr>
      <w:rPr>
        <w:rFonts w:ascii="Wingdings" w:hAnsi="Wingdings" w:hint="default"/>
      </w:rPr>
    </w:lvl>
    <w:lvl w:ilvl="3" w:tplc="E564EA38">
      <w:start w:val="1"/>
      <w:numFmt w:val="bullet"/>
      <w:lvlText w:val=""/>
      <w:lvlJc w:val="left"/>
      <w:pPr>
        <w:ind w:left="2880" w:hanging="360"/>
      </w:pPr>
      <w:rPr>
        <w:rFonts w:ascii="Symbol" w:hAnsi="Symbol" w:hint="default"/>
      </w:rPr>
    </w:lvl>
    <w:lvl w:ilvl="4" w:tplc="26C0FC12">
      <w:start w:val="1"/>
      <w:numFmt w:val="bullet"/>
      <w:lvlText w:val="o"/>
      <w:lvlJc w:val="left"/>
      <w:pPr>
        <w:ind w:left="3600" w:hanging="360"/>
      </w:pPr>
      <w:rPr>
        <w:rFonts w:ascii="Courier New" w:hAnsi="Courier New" w:hint="default"/>
      </w:rPr>
    </w:lvl>
    <w:lvl w:ilvl="5" w:tplc="E2FA21AA">
      <w:start w:val="1"/>
      <w:numFmt w:val="bullet"/>
      <w:lvlText w:val=""/>
      <w:lvlJc w:val="left"/>
      <w:pPr>
        <w:ind w:left="4320" w:hanging="360"/>
      </w:pPr>
      <w:rPr>
        <w:rFonts w:ascii="Wingdings" w:hAnsi="Wingdings" w:hint="default"/>
      </w:rPr>
    </w:lvl>
    <w:lvl w:ilvl="6" w:tplc="E3AE2F1C">
      <w:start w:val="1"/>
      <w:numFmt w:val="bullet"/>
      <w:lvlText w:val=""/>
      <w:lvlJc w:val="left"/>
      <w:pPr>
        <w:ind w:left="5040" w:hanging="360"/>
      </w:pPr>
      <w:rPr>
        <w:rFonts w:ascii="Symbol" w:hAnsi="Symbol" w:hint="default"/>
      </w:rPr>
    </w:lvl>
    <w:lvl w:ilvl="7" w:tplc="B982219E">
      <w:start w:val="1"/>
      <w:numFmt w:val="bullet"/>
      <w:lvlText w:val="o"/>
      <w:lvlJc w:val="left"/>
      <w:pPr>
        <w:ind w:left="5760" w:hanging="360"/>
      </w:pPr>
      <w:rPr>
        <w:rFonts w:ascii="Courier New" w:hAnsi="Courier New" w:hint="default"/>
      </w:rPr>
    </w:lvl>
    <w:lvl w:ilvl="8" w:tplc="06E4A59E">
      <w:start w:val="1"/>
      <w:numFmt w:val="bullet"/>
      <w:lvlText w:val=""/>
      <w:lvlJc w:val="left"/>
      <w:pPr>
        <w:ind w:left="6480" w:hanging="360"/>
      </w:pPr>
      <w:rPr>
        <w:rFonts w:ascii="Wingdings" w:hAnsi="Wingdings" w:hint="default"/>
      </w:rPr>
    </w:lvl>
  </w:abstractNum>
  <w:abstractNum w:abstractNumId="26" w15:restartNumberingAfterBreak="0">
    <w:nsid w:val="5AAF3BCB"/>
    <w:multiLevelType w:val="hybridMultilevel"/>
    <w:tmpl w:val="FFFFFFFF"/>
    <w:lvl w:ilvl="0" w:tplc="312AA69E">
      <w:start w:val="1"/>
      <w:numFmt w:val="bullet"/>
      <w:lvlText w:val=""/>
      <w:lvlJc w:val="left"/>
      <w:pPr>
        <w:ind w:left="720" w:hanging="360"/>
      </w:pPr>
      <w:rPr>
        <w:rFonts w:ascii="Symbol" w:hAnsi="Symbol" w:hint="default"/>
      </w:rPr>
    </w:lvl>
    <w:lvl w:ilvl="1" w:tplc="9C109648">
      <w:start w:val="1"/>
      <w:numFmt w:val="bullet"/>
      <w:lvlText w:val="o"/>
      <w:lvlJc w:val="left"/>
      <w:pPr>
        <w:ind w:left="1440" w:hanging="360"/>
      </w:pPr>
      <w:rPr>
        <w:rFonts w:ascii="Courier New" w:hAnsi="Courier New" w:hint="default"/>
      </w:rPr>
    </w:lvl>
    <w:lvl w:ilvl="2" w:tplc="B99E60E0">
      <w:start w:val="1"/>
      <w:numFmt w:val="bullet"/>
      <w:lvlText w:val=""/>
      <w:lvlJc w:val="left"/>
      <w:pPr>
        <w:ind w:left="2160" w:hanging="360"/>
      </w:pPr>
      <w:rPr>
        <w:rFonts w:ascii="Wingdings" w:hAnsi="Wingdings" w:hint="default"/>
      </w:rPr>
    </w:lvl>
    <w:lvl w:ilvl="3" w:tplc="FD904786">
      <w:start w:val="1"/>
      <w:numFmt w:val="bullet"/>
      <w:lvlText w:val=""/>
      <w:lvlJc w:val="left"/>
      <w:pPr>
        <w:ind w:left="2880" w:hanging="360"/>
      </w:pPr>
      <w:rPr>
        <w:rFonts w:ascii="Symbol" w:hAnsi="Symbol" w:hint="default"/>
      </w:rPr>
    </w:lvl>
    <w:lvl w:ilvl="4" w:tplc="3F1A42CC">
      <w:start w:val="1"/>
      <w:numFmt w:val="bullet"/>
      <w:lvlText w:val="o"/>
      <w:lvlJc w:val="left"/>
      <w:pPr>
        <w:ind w:left="3600" w:hanging="360"/>
      </w:pPr>
      <w:rPr>
        <w:rFonts w:ascii="Courier New" w:hAnsi="Courier New" w:hint="default"/>
      </w:rPr>
    </w:lvl>
    <w:lvl w:ilvl="5" w:tplc="FEAEE258">
      <w:start w:val="1"/>
      <w:numFmt w:val="bullet"/>
      <w:lvlText w:val=""/>
      <w:lvlJc w:val="left"/>
      <w:pPr>
        <w:ind w:left="4320" w:hanging="360"/>
      </w:pPr>
      <w:rPr>
        <w:rFonts w:ascii="Wingdings" w:hAnsi="Wingdings" w:hint="default"/>
      </w:rPr>
    </w:lvl>
    <w:lvl w:ilvl="6" w:tplc="097C37EA">
      <w:start w:val="1"/>
      <w:numFmt w:val="bullet"/>
      <w:lvlText w:val=""/>
      <w:lvlJc w:val="left"/>
      <w:pPr>
        <w:ind w:left="5040" w:hanging="360"/>
      </w:pPr>
      <w:rPr>
        <w:rFonts w:ascii="Symbol" w:hAnsi="Symbol" w:hint="default"/>
      </w:rPr>
    </w:lvl>
    <w:lvl w:ilvl="7" w:tplc="9D2AC3C4">
      <w:start w:val="1"/>
      <w:numFmt w:val="bullet"/>
      <w:lvlText w:val="o"/>
      <w:lvlJc w:val="left"/>
      <w:pPr>
        <w:ind w:left="5760" w:hanging="360"/>
      </w:pPr>
      <w:rPr>
        <w:rFonts w:ascii="Courier New" w:hAnsi="Courier New" w:hint="default"/>
      </w:rPr>
    </w:lvl>
    <w:lvl w:ilvl="8" w:tplc="B6CA1236">
      <w:start w:val="1"/>
      <w:numFmt w:val="bullet"/>
      <w:lvlText w:val=""/>
      <w:lvlJc w:val="left"/>
      <w:pPr>
        <w:ind w:left="6480" w:hanging="360"/>
      </w:pPr>
      <w:rPr>
        <w:rFonts w:ascii="Wingdings" w:hAnsi="Wingdings" w:hint="default"/>
      </w:rPr>
    </w:lvl>
  </w:abstractNum>
  <w:abstractNum w:abstractNumId="27" w15:restartNumberingAfterBreak="0">
    <w:nsid w:val="5DA123C0"/>
    <w:multiLevelType w:val="hybridMultilevel"/>
    <w:tmpl w:val="FFFFFFFF"/>
    <w:lvl w:ilvl="0" w:tplc="5AA4CD88">
      <w:start w:val="1"/>
      <w:numFmt w:val="bullet"/>
      <w:lvlText w:val=""/>
      <w:lvlJc w:val="left"/>
      <w:pPr>
        <w:ind w:left="720" w:hanging="360"/>
      </w:pPr>
      <w:rPr>
        <w:rFonts w:ascii="Symbol" w:hAnsi="Symbol" w:hint="default"/>
      </w:rPr>
    </w:lvl>
    <w:lvl w:ilvl="1" w:tplc="849A6DDC">
      <w:start w:val="1"/>
      <w:numFmt w:val="bullet"/>
      <w:lvlText w:val="o"/>
      <w:lvlJc w:val="left"/>
      <w:pPr>
        <w:ind w:left="1440" w:hanging="360"/>
      </w:pPr>
      <w:rPr>
        <w:rFonts w:ascii="Courier New" w:hAnsi="Courier New" w:hint="default"/>
      </w:rPr>
    </w:lvl>
    <w:lvl w:ilvl="2" w:tplc="26AC16E8">
      <w:start w:val="1"/>
      <w:numFmt w:val="bullet"/>
      <w:lvlText w:val=""/>
      <w:lvlJc w:val="left"/>
      <w:pPr>
        <w:ind w:left="2160" w:hanging="360"/>
      </w:pPr>
      <w:rPr>
        <w:rFonts w:ascii="Wingdings" w:hAnsi="Wingdings" w:hint="default"/>
      </w:rPr>
    </w:lvl>
    <w:lvl w:ilvl="3" w:tplc="0E46DC7C">
      <w:start w:val="1"/>
      <w:numFmt w:val="bullet"/>
      <w:lvlText w:val=""/>
      <w:lvlJc w:val="left"/>
      <w:pPr>
        <w:ind w:left="2880" w:hanging="360"/>
      </w:pPr>
      <w:rPr>
        <w:rFonts w:ascii="Symbol" w:hAnsi="Symbol" w:hint="default"/>
      </w:rPr>
    </w:lvl>
    <w:lvl w:ilvl="4" w:tplc="2632CD12">
      <w:start w:val="1"/>
      <w:numFmt w:val="bullet"/>
      <w:lvlText w:val="o"/>
      <w:lvlJc w:val="left"/>
      <w:pPr>
        <w:ind w:left="3600" w:hanging="360"/>
      </w:pPr>
      <w:rPr>
        <w:rFonts w:ascii="Courier New" w:hAnsi="Courier New" w:hint="default"/>
      </w:rPr>
    </w:lvl>
    <w:lvl w:ilvl="5" w:tplc="A55EAB44">
      <w:start w:val="1"/>
      <w:numFmt w:val="bullet"/>
      <w:lvlText w:val=""/>
      <w:lvlJc w:val="left"/>
      <w:pPr>
        <w:ind w:left="4320" w:hanging="360"/>
      </w:pPr>
      <w:rPr>
        <w:rFonts w:ascii="Wingdings" w:hAnsi="Wingdings" w:hint="default"/>
      </w:rPr>
    </w:lvl>
    <w:lvl w:ilvl="6" w:tplc="C7BE5362">
      <w:start w:val="1"/>
      <w:numFmt w:val="bullet"/>
      <w:lvlText w:val=""/>
      <w:lvlJc w:val="left"/>
      <w:pPr>
        <w:ind w:left="5040" w:hanging="360"/>
      </w:pPr>
      <w:rPr>
        <w:rFonts w:ascii="Symbol" w:hAnsi="Symbol" w:hint="default"/>
      </w:rPr>
    </w:lvl>
    <w:lvl w:ilvl="7" w:tplc="25FA5B20">
      <w:start w:val="1"/>
      <w:numFmt w:val="bullet"/>
      <w:lvlText w:val="o"/>
      <w:lvlJc w:val="left"/>
      <w:pPr>
        <w:ind w:left="5760" w:hanging="360"/>
      </w:pPr>
      <w:rPr>
        <w:rFonts w:ascii="Courier New" w:hAnsi="Courier New" w:hint="default"/>
      </w:rPr>
    </w:lvl>
    <w:lvl w:ilvl="8" w:tplc="385439B0">
      <w:start w:val="1"/>
      <w:numFmt w:val="bullet"/>
      <w:lvlText w:val=""/>
      <w:lvlJc w:val="left"/>
      <w:pPr>
        <w:ind w:left="6480" w:hanging="360"/>
      </w:pPr>
      <w:rPr>
        <w:rFonts w:ascii="Wingdings" w:hAnsi="Wingdings" w:hint="default"/>
      </w:rPr>
    </w:lvl>
  </w:abstractNum>
  <w:abstractNum w:abstractNumId="28" w15:restartNumberingAfterBreak="0">
    <w:nsid w:val="5E36141E"/>
    <w:multiLevelType w:val="hybridMultilevel"/>
    <w:tmpl w:val="FFFFFFFF"/>
    <w:lvl w:ilvl="0" w:tplc="06A89B5C">
      <w:start w:val="1"/>
      <w:numFmt w:val="bullet"/>
      <w:lvlText w:val=""/>
      <w:lvlJc w:val="left"/>
      <w:pPr>
        <w:ind w:left="720" w:hanging="360"/>
      </w:pPr>
      <w:rPr>
        <w:rFonts w:ascii="Symbol" w:hAnsi="Symbol" w:hint="default"/>
      </w:rPr>
    </w:lvl>
    <w:lvl w:ilvl="1" w:tplc="C8004B98">
      <w:start w:val="1"/>
      <w:numFmt w:val="bullet"/>
      <w:lvlText w:val="o"/>
      <w:lvlJc w:val="left"/>
      <w:pPr>
        <w:ind w:left="1440" w:hanging="360"/>
      </w:pPr>
      <w:rPr>
        <w:rFonts w:ascii="Courier New" w:hAnsi="Courier New" w:hint="default"/>
      </w:rPr>
    </w:lvl>
    <w:lvl w:ilvl="2" w:tplc="74F8BED0">
      <w:start w:val="1"/>
      <w:numFmt w:val="bullet"/>
      <w:lvlText w:val=""/>
      <w:lvlJc w:val="left"/>
      <w:pPr>
        <w:ind w:left="2160" w:hanging="360"/>
      </w:pPr>
      <w:rPr>
        <w:rFonts w:ascii="Wingdings" w:hAnsi="Wingdings" w:hint="default"/>
      </w:rPr>
    </w:lvl>
    <w:lvl w:ilvl="3" w:tplc="B2A01658">
      <w:start w:val="1"/>
      <w:numFmt w:val="bullet"/>
      <w:lvlText w:val=""/>
      <w:lvlJc w:val="left"/>
      <w:pPr>
        <w:ind w:left="2880" w:hanging="360"/>
      </w:pPr>
      <w:rPr>
        <w:rFonts w:ascii="Symbol" w:hAnsi="Symbol" w:hint="default"/>
      </w:rPr>
    </w:lvl>
    <w:lvl w:ilvl="4" w:tplc="ADBEE1FE">
      <w:start w:val="1"/>
      <w:numFmt w:val="bullet"/>
      <w:lvlText w:val="o"/>
      <w:lvlJc w:val="left"/>
      <w:pPr>
        <w:ind w:left="3600" w:hanging="360"/>
      </w:pPr>
      <w:rPr>
        <w:rFonts w:ascii="Courier New" w:hAnsi="Courier New" w:hint="default"/>
      </w:rPr>
    </w:lvl>
    <w:lvl w:ilvl="5" w:tplc="8FCAAE28">
      <w:start w:val="1"/>
      <w:numFmt w:val="bullet"/>
      <w:lvlText w:val=""/>
      <w:lvlJc w:val="left"/>
      <w:pPr>
        <w:ind w:left="4320" w:hanging="360"/>
      </w:pPr>
      <w:rPr>
        <w:rFonts w:ascii="Wingdings" w:hAnsi="Wingdings" w:hint="default"/>
      </w:rPr>
    </w:lvl>
    <w:lvl w:ilvl="6" w:tplc="B6C06988">
      <w:start w:val="1"/>
      <w:numFmt w:val="bullet"/>
      <w:lvlText w:val=""/>
      <w:lvlJc w:val="left"/>
      <w:pPr>
        <w:ind w:left="5040" w:hanging="360"/>
      </w:pPr>
      <w:rPr>
        <w:rFonts w:ascii="Symbol" w:hAnsi="Symbol" w:hint="default"/>
      </w:rPr>
    </w:lvl>
    <w:lvl w:ilvl="7" w:tplc="0ED4179E">
      <w:start w:val="1"/>
      <w:numFmt w:val="bullet"/>
      <w:lvlText w:val="o"/>
      <w:lvlJc w:val="left"/>
      <w:pPr>
        <w:ind w:left="5760" w:hanging="360"/>
      </w:pPr>
      <w:rPr>
        <w:rFonts w:ascii="Courier New" w:hAnsi="Courier New" w:hint="default"/>
      </w:rPr>
    </w:lvl>
    <w:lvl w:ilvl="8" w:tplc="8D6E4F7E">
      <w:start w:val="1"/>
      <w:numFmt w:val="bullet"/>
      <w:lvlText w:val=""/>
      <w:lvlJc w:val="left"/>
      <w:pPr>
        <w:ind w:left="6480" w:hanging="360"/>
      </w:pPr>
      <w:rPr>
        <w:rFonts w:ascii="Wingdings" w:hAnsi="Wingdings" w:hint="default"/>
      </w:rPr>
    </w:lvl>
  </w:abstractNum>
  <w:abstractNum w:abstractNumId="29" w15:restartNumberingAfterBreak="0">
    <w:nsid w:val="5EFD631C"/>
    <w:multiLevelType w:val="hybridMultilevel"/>
    <w:tmpl w:val="FFFFFFFF"/>
    <w:lvl w:ilvl="0" w:tplc="E0DAC134">
      <w:start w:val="1"/>
      <w:numFmt w:val="bullet"/>
      <w:lvlText w:val=""/>
      <w:lvlJc w:val="left"/>
      <w:pPr>
        <w:ind w:left="720" w:hanging="360"/>
      </w:pPr>
      <w:rPr>
        <w:rFonts w:ascii="Symbol" w:hAnsi="Symbol" w:hint="default"/>
      </w:rPr>
    </w:lvl>
    <w:lvl w:ilvl="1" w:tplc="90DE2D38">
      <w:start w:val="1"/>
      <w:numFmt w:val="bullet"/>
      <w:lvlText w:val="o"/>
      <w:lvlJc w:val="left"/>
      <w:pPr>
        <w:ind w:left="1440" w:hanging="360"/>
      </w:pPr>
      <w:rPr>
        <w:rFonts w:ascii="Courier New" w:hAnsi="Courier New" w:hint="default"/>
      </w:rPr>
    </w:lvl>
    <w:lvl w:ilvl="2" w:tplc="48CC1FFE">
      <w:start w:val="1"/>
      <w:numFmt w:val="bullet"/>
      <w:lvlText w:val=""/>
      <w:lvlJc w:val="left"/>
      <w:pPr>
        <w:ind w:left="2160" w:hanging="360"/>
      </w:pPr>
      <w:rPr>
        <w:rFonts w:ascii="Wingdings" w:hAnsi="Wingdings" w:hint="default"/>
      </w:rPr>
    </w:lvl>
    <w:lvl w:ilvl="3" w:tplc="B2BA3BF8">
      <w:start w:val="1"/>
      <w:numFmt w:val="bullet"/>
      <w:lvlText w:val=""/>
      <w:lvlJc w:val="left"/>
      <w:pPr>
        <w:ind w:left="2880" w:hanging="360"/>
      </w:pPr>
      <w:rPr>
        <w:rFonts w:ascii="Symbol" w:hAnsi="Symbol" w:hint="default"/>
      </w:rPr>
    </w:lvl>
    <w:lvl w:ilvl="4" w:tplc="EBD85410">
      <w:start w:val="1"/>
      <w:numFmt w:val="bullet"/>
      <w:lvlText w:val="o"/>
      <w:lvlJc w:val="left"/>
      <w:pPr>
        <w:ind w:left="3600" w:hanging="360"/>
      </w:pPr>
      <w:rPr>
        <w:rFonts w:ascii="Courier New" w:hAnsi="Courier New" w:hint="default"/>
      </w:rPr>
    </w:lvl>
    <w:lvl w:ilvl="5" w:tplc="7D4C6BC6">
      <w:start w:val="1"/>
      <w:numFmt w:val="bullet"/>
      <w:lvlText w:val=""/>
      <w:lvlJc w:val="left"/>
      <w:pPr>
        <w:ind w:left="4320" w:hanging="360"/>
      </w:pPr>
      <w:rPr>
        <w:rFonts w:ascii="Wingdings" w:hAnsi="Wingdings" w:hint="default"/>
      </w:rPr>
    </w:lvl>
    <w:lvl w:ilvl="6" w:tplc="082CFF26">
      <w:start w:val="1"/>
      <w:numFmt w:val="bullet"/>
      <w:lvlText w:val=""/>
      <w:lvlJc w:val="left"/>
      <w:pPr>
        <w:ind w:left="5040" w:hanging="360"/>
      </w:pPr>
      <w:rPr>
        <w:rFonts w:ascii="Symbol" w:hAnsi="Symbol" w:hint="default"/>
      </w:rPr>
    </w:lvl>
    <w:lvl w:ilvl="7" w:tplc="EF148CCA">
      <w:start w:val="1"/>
      <w:numFmt w:val="bullet"/>
      <w:lvlText w:val="o"/>
      <w:lvlJc w:val="left"/>
      <w:pPr>
        <w:ind w:left="5760" w:hanging="360"/>
      </w:pPr>
      <w:rPr>
        <w:rFonts w:ascii="Courier New" w:hAnsi="Courier New" w:hint="default"/>
      </w:rPr>
    </w:lvl>
    <w:lvl w:ilvl="8" w:tplc="9E3CDF02">
      <w:start w:val="1"/>
      <w:numFmt w:val="bullet"/>
      <w:lvlText w:val=""/>
      <w:lvlJc w:val="left"/>
      <w:pPr>
        <w:ind w:left="6480" w:hanging="360"/>
      </w:pPr>
      <w:rPr>
        <w:rFonts w:ascii="Wingdings" w:hAnsi="Wingdings" w:hint="default"/>
      </w:rPr>
    </w:lvl>
  </w:abstractNum>
  <w:abstractNum w:abstractNumId="30" w15:restartNumberingAfterBreak="0">
    <w:nsid w:val="62052EBD"/>
    <w:multiLevelType w:val="hybridMultilevel"/>
    <w:tmpl w:val="CDD05D60"/>
    <w:lvl w:ilvl="0" w:tplc="B6F68928">
      <w:start w:val="1"/>
      <w:numFmt w:val="decimal"/>
      <w:pStyle w:val="Heading1"/>
      <w:lvlText w:val="%1."/>
      <w:lvlJc w:val="left"/>
      <w:pPr>
        <w:ind w:left="360" w:hanging="360"/>
      </w:pPr>
    </w:lvl>
    <w:lvl w:ilvl="1" w:tplc="868E8E70">
      <w:start w:val="1"/>
      <w:numFmt w:val="decimal"/>
      <w:pStyle w:val="Heading2"/>
      <w:lvlText w:val="%2.%2."/>
      <w:lvlJc w:val="left"/>
      <w:pPr>
        <w:ind w:left="432" w:hanging="432"/>
      </w:pPr>
      <w:rPr>
        <w:rFonts w:hint="default"/>
        <w:color w:val="auto"/>
      </w:rPr>
    </w:lvl>
    <w:lvl w:ilvl="2" w:tplc="B74EE4BE">
      <w:start w:val="1"/>
      <w:numFmt w:val="decimal"/>
      <w:pStyle w:val="Heading3"/>
      <w:lvlText w:val="%1.%2.%3."/>
      <w:lvlJc w:val="left"/>
      <w:pPr>
        <w:ind w:left="1224" w:hanging="504"/>
      </w:pPr>
    </w:lvl>
    <w:lvl w:ilvl="3" w:tplc="070CBADE">
      <w:start w:val="1"/>
      <w:numFmt w:val="decimal"/>
      <w:pStyle w:val="Heading4"/>
      <w:lvlText w:val="%1.%2.%3.%4."/>
      <w:lvlJc w:val="left"/>
      <w:pPr>
        <w:ind w:left="1728" w:hanging="648"/>
      </w:pPr>
    </w:lvl>
    <w:lvl w:ilvl="4" w:tplc="4AD8D504">
      <w:start w:val="1"/>
      <w:numFmt w:val="decimal"/>
      <w:lvlText w:val="%1.%2.%3.%4.%5."/>
      <w:lvlJc w:val="left"/>
      <w:pPr>
        <w:ind w:left="2232" w:hanging="792"/>
      </w:pPr>
    </w:lvl>
    <w:lvl w:ilvl="5" w:tplc="9C248B16">
      <w:start w:val="1"/>
      <w:numFmt w:val="decimal"/>
      <w:lvlText w:val="%1.%2.%3.%4.%5.%6."/>
      <w:lvlJc w:val="left"/>
      <w:pPr>
        <w:ind w:left="2736" w:hanging="936"/>
      </w:pPr>
    </w:lvl>
    <w:lvl w:ilvl="6" w:tplc="6330AF76">
      <w:start w:val="1"/>
      <w:numFmt w:val="decimal"/>
      <w:lvlText w:val="%1.%2.%3.%4.%5.%6.%7."/>
      <w:lvlJc w:val="left"/>
      <w:pPr>
        <w:ind w:left="3240" w:hanging="1080"/>
      </w:pPr>
    </w:lvl>
    <w:lvl w:ilvl="7" w:tplc="B6E4D262">
      <w:start w:val="1"/>
      <w:numFmt w:val="decimal"/>
      <w:lvlText w:val="%1.%2.%3.%4.%5.%6.%7.%8."/>
      <w:lvlJc w:val="left"/>
      <w:pPr>
        <w:ind w:left="3744" w:hanging="1224"/>
      </w:pPr>
    </w:lvl>
    <w:lvl w:ilvl="8" w:tplc="782251F8">
      <w:start w:val="1"/>
      <w:numFmt w:val="decimal"/>
      <w:lvlText w:val="%1.%2.%3.%4.%5.%6.%7.%8.%9."/>
      <w:lvlJc w:val="left"/>
      <w:pPr>
        <w:ind w:left="4320" w:hanging="1440"/>
      </w:pPr>
    </w:lvl>
  </w:abstractNum>
  <w:abstractNum w:abstractNumId="31" w15:restartNumberingAfterBreak="0">
    <w:nsid w:val="625405BD"/>
    <w:multiLevelType w:val="hybridMultilevel"/>
    <w:tmpl w:val="8F68287A"/>
    <w:lvl w:ilvl="0" w:tplc="4F921CB4">
      <w:start w:val="6"/>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337259"/>
    <w:multiLevelType w:val="hybridMultilevel"/>
    <w:tmpl w:val="FFFFFFFF"/>
    <w:lvl w:ilvl="0" w:tplc="060E86C4">
      <w:start w:val="1"/>
      <w:numFmt w:val="bullet"/>
      <w:lvlText w:val=""/>
      <w:lvlJc w:val="left"/>
      <w:pPr>
        <w:ind w:left="720" w:hanging="360"/>
      </w:pPr>
      <w:rPr>
        <w:rFonts w:ascii="Symbol" w:hAnsi="Symbol" w:hint="default"/>
      </w:rPr>
    </w:lvl>
    <w:lvl w:ilvl="1" w:tplc="74DA4C7C">
      <w:start w:val="1"/>
      <w:numFmt w:val="bullet"/>
      <w:lvlText w:val="o"/>
      <w:lvlJc w:val="left"/>
      <w:pPr>
        <w:ind w:left="1440" w:hanging="360"/>
      </w:pPr>
      <w:rPr>
        <w:rFonts w:ascii="Courier New" w:hAnsi="Courier New" w:hint="default"/>
      </w:rPr>
    </w:lvl>
    <w:lvl w:ilvl="2" w:tplc="B118931C">
      <w:start w:val="1"/>
      <w:numFmt w:val="bullet"/>
      <w:lvlText w:val=""/>
      <w:lvlJc w:val="left"/>
      <w:pPr>
        <w:ind w:left="2160" w:hanging="360"/>
      </w:pPr>
      <w:rPr>
        <w:rFonts w:ascii="Wingdings" w:hAnsi="Wingdings" w:hint="default"/>
      </w:rPr>
    </w:lvl>
    <w:lvl w:ilvl="3" w:tplc="396C4A78">
      <w:start w:val="1"/>
      <w:numFmt w:val="bullet"/>
      <w:lvlText w:val=""/>
      <w:lvlJc w:val="left"/>
      <w:pPr>
        <w:ind w:left="2880" w:hanging="360"/>
      </w:pPr>
      <w:rPr>
        <w:rFonts w:ascii="Symbol" w:hAnsi="Symbol" w:hint="default"/>
      </w:rPr>
    </w:lvl>
    <w:lvl w:ilvl="4" w:tplc="6E58AFCC">
      <w:start w:val="1"/>
      <w:numFmt w:val="bullet"/>
      <w:lvlText w:val="o"/>
      <w:lvlJc w:val="left"/>
      <w:pPr>
        <w:ind w:left="3600" w:hanging="360"/>
      </w:pPr>
      <w:rPr>
        <w:rFonts w:ascii="Courier New" w:hAnsi="Courier New" w:hint="default"/>
      </w:rPr>
    </w:lvl>
    <w:lvl w:ilvl="5" w:tplc="CEB6D0A0">
      <w:start w:val="1"/>
      <w:numFmt w:val="bullet"/>
      <w:lvlText w:val=""/>
      <w:lvlJc w:val="left"/>
      <w:pPr>
        <w:ind w:left="4320" w:hanging="360"/>
      </w:pPr>
      <w:rPr>
        <w:rFonts w:ascii="Wingdings" w:hAnsi="Wingdings" w:hint="default"/>
      </w:rPr>
    </w:lvl>
    <w:lvl w:ilvl="6" w:tplc="059ECD3E">
      <w:start w:val="1"/>
      <w:numFmt w:val="bullet"/>
      <w:lvlText w:val=""/>
      <w:lvlJc w:val="left"/>
      <w:pPr>
        <w:ind w:left="5040" w:hanging="360"/>
      </w:pPr>
      <w:rPr>
        <w:rFonts w:ascii="Symbol" w:hAnsi="Symbol" w:hint="default"/>
      </w:rPr>
    </w:lvl>
    <w:lvl w:ilvl="7" w:tplc="8116A900">
      <w:start w:val="1"/>
      <w:numFmt w:val="bullet"/>
      <w:lvlText w:val="o"/>
      <w:lvlJc w:val="left"/>
      <w:pPr>
        <w:ind w:left="5760" w:hanging="360"/>
      </w:pPr>
      <w:rPr>
        <w:rFonts w:ascii="Courier New" w:hAnsi="Courier New" w:hint="default"/>
      </w:rPr>
    </w:lvl>
    <w:lvl w:ilvl="8" w:tplc="D5327FEA">
      <w:start w:val="1"/>
      <w:numFmt w:val="bullet"/>
      <w:lvlText w:val=""/>
      <w:lvlJc w:val="left"/>
      <w:pPr>
        <w:ind w:left="6480" w:hanging="360"/>
      </w:pPr>
      <w:rPr>
        <w:rFonts w:ascii="Wingdings" w:hAnsi="Wingdings" w:hint="default"/>
      </w:rPr>
    </w:lvl>
  </w:abstractNum>
  <w:abstractNum w:abstractNumId="33" w15:restartNumberingAfterBreak="0">
    <w:nsid w:val="6428284D"/>
    <w:multiLevelType w:val="hybridMultilevel"/>
    <w:tmpl w:val="BA746F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6CF1208F"/>
    <w:multiLevelType w:val="hybridMultilevel"/>
    <w:tmpl w:val="B1021114"/>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6" w15:restartNumberingAfterBreak="0">
    <w:nsid w:val="6FC779B8"/>
    <w:multiLevelType w:val="hybridMultilevel"/>
    <w:tmpl w:val="FFFFFFFF"/>
    <w:lvl w:ilvl="0" w:tplc="AA68D542">
      <w:start w:val="1"/>
      <w:numFmt w:val="bullet"/>
      <w:lvlText w:val=""/>
      <w:lvlJc w:val="left"/>
      <w:pPr>
        <w:ind w:left="720" w:hanging="360"/>
      </w:pPr>
      <w:rPr>
        <w:rFonts w:ascii="Symbol" w:hAnsi="Symbol" w:hint="default"/>
      </w:rPr>
    </w:lvl>
    <w:lvl w:ilvl="1" w:tplc="E788F408">
      <w:start w:val="1"/>
      <w:numFmt w:val="bullet"/>
      <w:lvlText w:val="o"/>
      <w:lvlJc w:val="left"/>
      <w:pPr>
        <w:ind w:left="1440" w:hanging="360"/>
      </w:pPr>
      <w:rPr>
        <w:rFonts w:ascii="Courier New" w:hAnsi="Courier New" w:hint="default"/>
      </w:rPr>
    </w:lvl>
    <w:lvl w:ilvl="2" w:tplc="79B8E2BC">
      <w:start w:val="1"/>
      <w:numFmt w:val="bullet"/>
      <w:lvlText w:val=""/>
      <w:lvlJc w:val="left"/>
      <w:pPr>
        <w:ind w:left="2160" w:hanging="360"/>
      </w:pPr>
      <w:rPr>
        <w:rFonts w:ascii="Wingdings" w:hAnsi="Wingdings" w:hint="default"/>
      </w:rPr>
    </w:lvl>
    <w:lvl w:ilvl="3" w:tplc="074E99CC">
      <w:start w:val="1"/>
      <w:numFmt w:val="bullet"/>
      <w:lvlText w:val=""/>
      <w:lvlJc w:val="left"/>
      <w:pPr>
        <w:ind w:left="2880" w:hanging="360"/>
      </w:pPr>
      <w:rPr>
        <w:rFonts w:ascii="Symbol" w:hAnsi="Symbol" w:hint="default"/>
      </w:rPr>
    </w:lvl>
    <w:lvl w:ilvl="4" w:tplc="A0F6879E">
      <w:start w:val="1"/>
      <w:numFmt w:val="bullet"/>
      <w:lvlText w:val="o"/>
      <w:lvlJc w:val="left"/>
      <w:pPr>
        <w:ind w:left="3600" w:hanging="360"/>
      </w:pPr>
      <w:rPr>
        <w:rFonts w:ascii="Courier New" w:hAnsi="Courier New" w:hint="default"/>
      </w:rPr>
    </w:lvl>
    <w:lvl w:ilvl="5" w:tplc="3C40B96E">
      <w:start w:val="1"/>
      <w:numFmt w:val="bullet"/>
      <w:lvlText w:val=""/>
      <w:lvlJc w:val="left"/>
      <w:pPr>
        <w:ind w:left="4320" w:hanging="360"/>
      </w:pPr>
      <w:rPr>
        <w:rFonts w:ascii="Wingdings" w:hAnsi="Wingdings" w:hint="default"/>
      </w:rPr>
    </w:lvl>
    <w:lvl w:ilvl="6" w:tplc="66787DD4">
      <w:start w:val="1"/>
      <w:numFmt w:val="bullet"/>
      <w:lvlText w:val=""/>
      <w:lvlJc w:val="left"/>
      <w:pPr>
        <w:ind w:left="5040" w:hanging="360"/>
      </w:pPr>
      <w:rPr>
        <w:rFonts w:ascii="Symbol" w:hAnsi="Symbol" w:hint="default"/>
      </w:rPr>
    </w:lvl>
    <w:lvl w:ilvl="7" w:tplc="C87E20DA">
      <w:start w:val="1"/>
      <w:numFmt w:val="bullet"/>
      <w:lvlText w:val="o"/>
      <w:lvlJc w:val="left"/>
      <w:pPr>
        <w:ind w:left="5760" w:hanging="360"/>
      </w:pPr>
      <w:rPr>
        <w:rFonts w:ascii="Courier New" w:hAnsi="Courier New" w:hint="default"/>
      </w:rPr>
    </w:lvl>
    <w:lvl w:ilvl="8" w:tplc="920EA286">
      <w:start w:val="1"/>
      <w:numFmt w:val="bullet"/>
      <w:lvlText w:val=""/>
      <w:lvlJc w:val="left"/>
      <w:pPr>
        <w:ind w:left="6480" w:hanging="360"/>
      </w:pPr>
      <w:rPr>
        <w:rFonts w:ascii="Wingdings" w:hAnsi="Wingdings" w:hint="default"/>
      </w:rPr>
    </w:lvl>
  </w:abstractNum>
  <w:abstractNum w:abstractNumId="37" w15:restartNumberingAfterBreak="0">
    <w:nsid w:val="71FE7551"/>
    <w:multiLevelType w:val="hybridMultilevel"/>
    <w:tmpl w:val="FFFFFFFF"/>
    <w:lvl w:ilvl="0" w:tplc="E3025D4E">
      <w:start w:val="1"/>
      <w:numFmt w:val="bullet"/>
      <w:lvlText w:val=""/>
      <w:lvlJc w:val="left"/>
      <w:pPr>
        <w:ind w:left="720" w:hanging="360"/>
      </w:pPr>
      <w:rPr>
        <w:rFonts w:ascii="Symbol" w:hAnsi="Symbol" w:hint="default"/>
      </w:rPr>
    </w:lvl>
    <w:lvl w:ilvl="1" w:tplc="003EB618">
      <w:start w:val="1"/>
      <w:numFmt w:val="bullet"/>
      <w:lvlText w:val="o"/>
      <w:lvlJc w:val="left"/>
      <w:pPr>
        <w:ind w:left="1440" w:hanging="360"/>
      </w:pPr>
      <w:rPr>
        <w:rFonts w:ascii="Courier New" w:hAnsi="Courier New" w:hint="default"/>
      </w:rPr>
    </w:lvl>
    <w:lvl w:ilvl="2" w:tplc="34F8631A">
      <w:start w:val="1"/>
      <w:numFmt w:val="bullet"/>
      <w:lvlText w:val=""/>
      <w:lvlJc w:val="left"/>
      <w:pPr>
        <w:ind w:left="2160" w:hanging="360"/>
      </w:pPr>
      <w:rPr>
        <w:rFonts w:ascii="Wingdings" w:hAnsi="Wingdings" w:hint="default"/>
      </w:rPr>
    </w:lvl>
    <w:lvl w:ilvl="3" w:tplc="44F49304">
      <w:start w:val="1"/>
      <w:numFmt w:val="bullet"/>
      <w:lvlText w:val=""/>
      <w:lvlJc w:val="left"/>
      <w:pPr>
        <w:ind w:left="2880" w:hanging="360"/>
      </w:pPr>
      <w:rPr>
        <w:rFonts w:ascii="Symbol" w:hAnsi="Symbol" w:hint="default"/>
      </w:rPr>
    </w:lvl>
    <w:lvl w:ilvl="4" w:tplc="7F0C6D8A">
      <w:start w:val="1"/>
      <w:numFmt w:val="bullet"/>
      <w:lvlText w:val="o"/>
      <w:lvlJc w:val="left"/>
      <w:pPr>
        <w:ind w:left="3600" w:hanging="360"/>
      </w:pPr>
      <w:rPr>
        <w:rFonts w:ascii="Courier New" w:hAnsi="Courier New" w:hint="default"/>
      </w:rPr>
    </w:lvl>
    <w:lvl w:ilvl="5" w:tplc="DBA631E2">
      <w:start w:val="1"/>
      <w:numFmt w:val="bullet"/>
      <w:lvlText w:val=""/>
      <w:lvlJc w:val="left"/>
      <w:pPr>
        <w:ind w:left="4320" w:hanging="360"/>
      </w:pPr>
      <w:rPr>
        <w:rFonts w:ascii="Wingdings" w:hAnsi="Wingdings" w:hint="default"/>
      </w:rPr>
    </w:lvl>
    <w:lvl w:ilvl="6" w:tplc="F82AEDC0">
      <w:start w:val="1"/>
      <w:numFmt w:val="bullet"/>
      <w:lvlText w:val=""/>
      <w:lvlJc w:val="left"/>
      <w:pPr>
        <w:ind w:left="5040" w:hanging="360"/>
      </w:pPr>
      <w:rPr>
        <w:rFonts w:ascii="Symbol" w:hAnsi="Symbol" w:hint="default"/>
      </w:rPr>
    </w:lvl>
    <w:lvl w:ilvl="7" w:tplc="62A61322">
      <w:start w:val="1"/>
      <w:numFmt w:val="bullet"/>
      <w:lvlText w:val="o"/>
      <w:lvlJc w:val="left"/>
      <w:pPr>
        <w:ind w:left="5760" w:hanging="360"/>
      </w:pPr>
      <w:rPr>
        <w:rFonts w:ascii="Courier New" w:hAnsi="Courier New" w:hint="default"/>
      </w:rPr>
    </w:lvl>
    <w:lvl w:ilvl="8" w:tplc="5682131C">
      <w:start w:val="1"/>
      <w:numFmt w:val="bullet"/>
      <w:lvlText w:val=""/>
      <w:lvlJc w:val="left"/>
      <w:pPr>
        <w:ind w:left="6480" w:hanging="360"/>
      </w:pPr>
      <w:rPr>
        <w:rFonts w:ascii="Wingdings" w:hAnsi="Wingdings" w:hint="default"/>
      </w:rPr>
    </w:lvl>
  </w:abstractNum>
  <w:abstractNum w:abstractNumId="38" w15:restartNumberingAfterBreak="0">
    <w:nsid w:val="77391BE2"/>
    <w:multiLevelType w:val="hybridMultilevel"/>
    <w:tmpl w:val="C122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77E25"/>
    <w:multiLevelType w:val="hybridMultilevel"/>
    <w:tmpl w:val="FFFFFFFF"/>
    <w:lvl w:ilvl="0" w:tplc="58F290B8">
      <w:start w:val="1"/>
      <w:numFmt w:val="bullet"/>
      <w:lvlText w:val=""/>
      <w:lvlJc w:val="left"/>
      <w:pPr>
        <w:ind w:left="720" w:hanging="360"/>
      </w:pPr>
      <w:rPr>
        <w:rFonts w:ascii="Symbol" w:hAnsi="Symbol" w:hint="default"/>
      </w:rPr>
    </w:lvl>
    <w:lvl w:ilvl="1" w:tplc="6CF46758">
      <w:start w:val="1"/>
      <w:numFmt w:val="bullet"/>
      <w:lvlText w:val="o"/>
      <w:lvlJc w:val="left"/>
      <w:pPr>
        <w:ind w:left="1440" w:hanging="360"/>
      </w:pPr>
      <w:rPr>
        <w:rFonts w:ascii="Courier New" w:hAnsi="Courier New" w:hint="default"/>
      </w:rPr>
    </w:lvl>
    <w:lvl w:ilvl="2" w:tplc="253CD138">
      <w:start w:val="1"/>
      <w:numFmt w:val="bullet"/>
      <w:lvlText w:val=""/>
      <w:lvlJc w:val="left"/>
      <w:pPr>
        <w:ind w:left="2160" w:hanging="360"/>
      </w:pPr>
      <w:rPr>
        <w:rFonts w:ascii="Wingdings" w:hAnsi="Wingdings" w:hint="default"/>
      </w:rPr>
    </w:lvl>
    <w:lvl w:ilvl="3" w:tplc="01AC8326">
      <w:start w:val="1"/>
      <w:numFmt w:val="bullet"/>
      <w:lvlText w:val=""/>
      <w:lvlJc w:val="left"/>
      <w:pPr>
        <w:ind w:left="2880" w:hanging="360"/>
      </w:pPr>
      <w:rPr>
        <w:rFonts w:ascii="Symbol" w:hAnsi="Symbol" w:hint="default"/>
      </w:rPr>
    </w:lvl>
    <w:lvl w:ilvl="4" w:tplc="E6F00648">
      <w:start w:val="1"/>
      <w:numFmt w:val="bullet"/>
      <w:lvlText w:val="o"/>
      <w:lvlJc w:val="left"/>
      <w:pPr>
        <w:ind w:left="3600" w:hanging="360"/>
      </w:pPr>
      <w:rPr>
        <w:rFonts w:ascii="Courier New" w:hAnsi="Courier New" w:hint="default"/>
      </w:rPr>
    </w:lvl>
    <w:lvl w:ilvl="5" w:tplc="40D23A7A">
      <w:start w:val="1"/>
      <w:numFmt w:val="bullet"/>
      <w:lvlText w:val=""/>
      <w:lvlJc w:val="left"/>
      <w:pPr>
        <w:ind w:left="4320" w:hanging="360"/>
      </w:pPr>
      <w:rPr>
        <w:rFonts w:ascii="Wingdings" w:hAnsi="Wingdings" w:hint="default"/>
      </w:rPr>
    </w:lvl>
    <w:lvl w:ilvl="6" w:tplc="B1E4292A">
      <w:start w:val="1"/>
      <w:numFmt w:val="bullet"/>
      <w:lvlText w:val=""/>
      <w:lvlJc w:val="left"/>
      <w:pPr>
        <w:ind w:left="5040" w:hanging="360"/>
      </w:pPr>
      <w:rPr>
        <w:rFonts w:ascii="Symbol" w:hAnsi="Symbol" w:hint="default"/>
      </w:rPr>
    </w:lvl>
    <w:lvl w:ilvl="7" w:tplc="90AED780">
      <w:start w:val="1"/>
      <w:numFmt w:val="bullet"/>
      <w:lvlText w:val="o"/>
      <w:lvlJc w:val="left"/>
      <w:pPr>
        <w:ind w:left="5760" w:hanging="360"/>
      </w:pPr>
      <w:rPr>
        <w:rFonts w:ascii="Courier New" w:hAnsi="Courier New" w:hint="default"/>
      </w:rPr>
    </w:lvl>
    <w:lvl w:ilvl="8" w:tplc="D5B06A62">
      <w:start w:val="1"/>
      <w:numFmt w:val="bullet"/>
      <w:lvlText w:val=""/>
      <w:lvlJc w:val="left"/>
      <w:pPr>
        <w:ind w:left="6480" w:hanging="360"/>
      </w:pPr>
      <w:rPr>
        <w:rFonts w:ascii="Wingdings" w:hAnsi="Wingdings" w:hint="default"/>
      </w:rPr>
    </w:lvl>
  </w:abstractNum>
  <w:abstractNum w:abstractNumId="40" w15:restartNumberingAfterBreak="0">
    <w:nsid w:val="7BAA7EAD"/>
    <w:multiLevelType w:val="hybridMultilevel"/>
    <w:tmpl w:val="FFFFFFFF"/>
    <w:lvl w:ilvl="0" w:tplc="0BD89AB6">
      <w:start w:val="1"/>
      <w:numFmt w:val="bullet"/>
      <w:lvlText w:val=""/>
      <w:lvlJc w:val="left"/>
      <w:pPr>
        <w:ind w:left="720" w:hanging="360"/>
      </w:pPr>
      <w:rPr>
        <w:rFonts w:ascii="Symbol" w:hAnsi="Symbol" w:hint="default"/>
      </w:rPr>
    </w:lvl>
    <w:lvl w:ilvl="1" w:tplc="DF927A46">
      <w:start w:val="1"/>
      <w:numFmt w:val="bullet"/>
      <w:lvlText w:val="o"/>
      <w:lvlJc w:val="left"/>
      <w:pPr>
        <w:ind w:left="1440" w:hanging="360"/>
      </w:pPr>
      <w:rPr>
        <w:rFonts w:ascii="Courier New" w:hAnsi="Courier New" w:hint="default"/>
      </w:rPr>
    </w:lvl>
    <w:lvl w:ilvl="2" w:tplc="6DCCCC3E">
      <w:start w:val="1"/>
      <w:numFmt w:val="bullet"/>
      <w:lvlText w:val=""/>
      <w:lvlJc w:val="left"/>
      <w:pPr>
        <w:ind w:left="2160" w:hanging="360"/>
      </w:pPr>
      <w:rPr>
        <w:rFonts w:ascii="Wingdings" w:hAnsi="Wingdings" w:hint="default"/>
      </w:rPr>
    </w:lvl>
    <w:lvl w:ilvl="3" w:tplc="EED4D138">
      <w:start w:val="1"/>
      <w:numFmt w:val="bullet"/>
      <w:lvlText w:val=""/>
      <w:lvlJc w:val="left"/>
      <w:pPr>
        <w:ind w:left="2880" w:hanging="360"/>
      </w:pPr>
      <w:rPr>
        <w:rFonts w:ascii="Symbol" w:hAnsi="Symbol" w:hint="default"/>
      </w:rPr>
    </w:lvl>
    <w:lvl w:ilvl="4" w:tplc="E9806E60">
      <w:start w:val="1"/>
      <w:numFmt w:val="bullet"/>
      <w:lvlText w:val="o"/>
      <w:lvlJc w:val="left"/>
      <w:pPr>
        <w:ind w:left="3600" w:hanging="360"/>
      </w:pPr>
      <w:rPr>
        <w:rFonts w:ascii="Courier New" w:hAnsi="Courier New" w:hint="default"/>
      </w:rPr>
    </w:lvl>
    <w:lvl w:ilvl="5" w:tplc="D2605E62">
      <w:start w:val="1"/>
      <w:numFmt w:val="bullet"/>
      <w:lvlText w:val=""/>
      <w:lvlJc w:val="left"/>
      <w:pPr>
        <w:ind w:left="4320" w:hanging="360"/>
      </w:pPr>
      <w:rPr>
        <w:rFonts w:ascii="Wingdings" w:hAnsi="Wingdings" w:hint="default"/>
      </w:rPr>
    </w:lvl>
    <w:lvl w:ilvl="6" w:tplc="3F805AD4">
      <w:start w:val="1"/>
      <w:numFmt w:val="bullet"/>
      <w:lvlText w:val=""/>
      <w:lvlJc w:val="left"/>
      <w:pPr>
        <w:ind w:left="5040" w:hanging="360"/>
      </w:pPr>
      <w:rPr>
        <w:rFonts w:ascii="Symbol" w:hAnsi="Symbol" w:hint="default"/>
      </w:rPr>
    </w:lvl>
    <w:lvl w:ilvl="7" w:tplc="D9B6B5BA">
      <w:start w:val="1"/>
      <w:numFmt w:val="bullet"/>
      <w:lvlText w:val="o"/>
      <w:lvlJc w:val="left"/>
      <w:pPr>
        <w:ind w:left="5760" w:hanging="360"/>
      </w:pPr>
      <w:rPr>
        <w:rFonts w:ascii="Courier New" w:hAnsi="Courier New" w:hint="default"/>
      </w:rPr>
    </w:lvl>
    <w:lvl w:ilvl="8" w:tplc="19761176">
      <w:start w:val="1"/>
      <w:numFmt w:val="bullet"/>
      <w:lvlText w:val=""/>
      <w:lvlJc w:val="left"/>
      <w:pPr>
        <w:ind w:left="6480" w:hanging="360"/>
      </w:pPr>
      <w:rPr>
        <w:rFonts w:ascii="Wingdings" w:hAnsi="Wingdings" w:hint="default"/>
      </w:rPr>
    </w:lvl>
  </w:abstractNum>
  <w:abstractNum w:abstractNumId="41" w15:restartNumberingAfterBreak="0">
    <w:nsid w:val="7C1E552F"/>
    <w:multiLevelType w:val="hybridMultilevel"/>
    <w:tmpl w:val="580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3718AA"/>
    <w:multiLevelType w:val="hybridMultilevel"/>
    <w:tmpl w:val="FFFFFFFF"/>
    <w:lvl w:ilvl="0" w:tplc="E25A2E4A">
      <w:start w:val="1"/>
      <w:numFmt w:val="bullet"/>
      <w:lvlText w:val=""/>
      <w:lvlJc w:val="left"/>
      <w:pPr>
        <w:ind w:left="720" w:hanging="360"/>
      </w:pPr>
      <w:rPr>
        <w:rFonts w:ascii="Symbol" w:hAnsi="Symbol" w:hint="default"/>
      </w:rPr>
    </w:lvl>
    <w:lvl w:ilvl="1" w:tplc="21ECD1CC">
      <w:start w:val="1"/>
      <w:numFmt w:val="bullet"/>
      <w:lvlText w:val="o"/>
      <w:lvlJc w:val="left"/>
      <w:pPr>
        <w:ind w:left="1440" w:hanging="360"/>
      </w:pPr>
      <w:rPr>
        <w:rFonts w:ascii="Courier New" w:hAnsi="Courier New" w:hint="default"/>
      </w:rPr>
    </w:lvl>
    <w:lvl w:ilvl="2" w:tplc="3864E18E">
      <w:start w:val="1"/>
      <w:numFmt w:val="bullet"/>
      <w:lvlText w:val=""/>
      <w:lvlJc w:val="left"/>
      <w:pPr>
        <w:ind w:left="2160" w:hanging="360"/>
      </w:pPr>
      <w:rPr>
        <w:rFonts w:ascii="Wingdings" w:hAnsi="Wingdings" w:hint="default"/>
      </w:rPr>
    </w:lvl>
    <w:lvl w:ilvl="3" w:tplc="BE4AB128">
      <w:start w:val="1"/>
      <w:numFmt w:val="bullet"/>
      <w:lvlText w:val=""/>
      <w:lvlJc w:val="left"/>
      <w:pPr>
        <w:ind w:left="2880" w:hanging="360"/>
      </w:pPr>
      <w:rPr>
        <w:rFonts w:ascii="Symbol" w:hAnsi="Symbol" w:hint="default"/>
      </w:rPr>
    </w:lvl>
    <w:lvl w:ilvl="4" w:tplc="D64A5C5E">
      <w:start w:val="1"/>
      <w:numFmt w:val="bullet"/>
      <w:lvlText w:val="o"/>
      <w:lvlJc w:val="left"/>
      <w:pPr>
        <w:ind w:left="3600" w:hanging="360"/>
      </w:pPr>
      <w:rPr>
        <w:rFonts w:ascii="Courier New" w:hAnsi="Courier New" w:hint="default"/>
      </w:rPr>
    </w:lvl>
    <w:lvl w:ilvl="5" w:tplc="06A416DC">
      <w:start w:val="1"/>
      <w:numFmt w:val="bullet"/>
      <w:lvlText w:val=""/>
      <w:lvlJc w:val="left"/>
      <w:pPr>
        <w:ind w:left="4320" w:hanging="360"/>
      </w:pPr>
      <w:rPr>
        <w:rFonts w:ascii="Wingdings" w:hAnsi="Wingdings" w:hint="default"/>
      </w:rPr>
    </w:lvl>
    <w:lvl w:ilvl="6" w:tplc="7A9C240C">
      <w:start w:val="1"/>
      <w:numFmt w:val="bullet"/>
      <w:lvlText w:val=""/>
      <w:lvlJc w:val="left"/>
      <w:pPr>
        <w:ind w:left="5040" w:hanging="360"/>
      </w:pPr>
      <w:rPr>
        <w:rFonts w:ascii="Symbol" w:hAnsi="Symbol" w:hint="default"/>
      </w:rPr>
    </w:lvl>
    <w:lvl w:ilvl="7" w:tplc="697E8A48">
      <w:start w:val="1"/>
      <w:numFmt w:val="bullet"/>
      <w:lvlText w:val="o"/>
      <w:lvlJc w:val="left"/>
      <w:pPr>
        <w:ind w:left="5760" w:hanging="360"/>
      </w:pPr>
      <w:rPr>
        <w:rFonts w:ascii="Courier New" w:hAnsi="Courier New" w:hint="default"/>
      </w:rPr>
    </w:lvl>
    <w:lvl w:ilvl="8" w:tplc="64DE17D8">
      <w:start w:val="1"/>
      <w:numFmt w:val="bullet"/>
      <w:lvlText w:val=""/>
      <w:lvlJc w:val="left"/>
      <w:pPr>
        <w:ind w:left="6480" w:hanging="360"/>
      </w:pPr>
      <w:rPr>
        <w:rFonts w:ascii="Wingdings" w:hAnsi="Wingdings" w:hint="default"/>
      </w:rPr>
    </w:lvl>
  </w:abstractNum>
  <w:abstractNum w:abstractNumId="43" w15:restartNumberingAfterBreak="0">
    <w:nsid w:val="7DE87100"/>
    <w:multiLevelType w:val="hybridMultilevel"/>
    <w:tmpl w:val="FFFFFFFF"/>
    <w:lvl w:ilvl="0" w:tplc="CC1CE31C">
      <w:start w:val="1"/>
      <w:numFmt w:val="bullet"/>
      <w:lvlText w:val="-"/>
      <w:lvlJc w:val="left"/>
      <w:pPr>
        <w:ind w:left="720" w:hanging="360"/>
      </w:pPr>
      <w:rPr>
        <w:rFonts w:ascii="Calibri" w:hAnsi="Calibri" w:hint="default"/>
      </w:rPr>
    </w:lvl>
    <w:lvl w:ilvl="1" w:tplc="2C74CF44">
      <w:start w:val="1"/>
      <w:numFmt w:val="bullet"/>
      <w:lvlText w:val="o"/>
      <w:lvlJc w:val="left"/>
      <w:pPr>
        <w:ind w:left="1440" w:hanging="360"/>
      </w:pPr>
      <w:rPr>
        <w:rFonts w:ascii="Courier New" w:hAnsi="Courier New" w:hint="default"/>
      </w:rPr>
    </w:lvl>
    <w:lvl w:ilvl="2" w:tplc="10E45A4E">
      <w:start w:val="1"/>
      <w:numFmt w:val="bullet"/>
      <w:lvlText w:val=""/>
      <w:lvlJc w:val="left"/>
      <w:pPr>
        <w:ind w:left="2160" w:hanging="360"/>
      </w:pPr>
      <w:rPr>
        <w:rFonts w:ascii="Wingdings" w:hAnsi="Wingdings" w:hint="default"/>
      </w:rPr>
    </w:lvl>
    <w:lvl w:ilvl="3" w:tplc="BBC29368">
      <w:start w:val="1"/>
      <w:numFmt w:val="bullet"/>
      <w:lvlText w:val=""/>
      <w:lvlJc w:val="left"/>
      <w:pPr>
        <w:ind w:left="2880" w:hanging="360"/>
      </w:pPr>
      <w:rPr>
        <w:rFonts w:ascii="Symbol" w:hAnsi="Symbol" w:hint="default"/>
      </w:rPr>
    </w:lvl>
    <w:lvl w:ilvl="4" w:tplc="8EBA0790">
      <w:start w:val="1"/>
      <w:numFmt w:val="bullet"/>
      <w:lvlText w:val="o"/>
      <w:lvlJc w:val="left"/>
      <w:pPr>
        <w:ind w:left="3600" w:hanging="360"/>
      </w:pPr>
      <w:rPr>
        <w:rFonts w:ascii="Courier New" w:hAnsi="Courier New" w:hint="default"/>
      </w:rPr>
    </w:lvl>
    <w:lvl w:ilvl="5" w:tplc="71C86750">
      <w:start w:val="1"/>
      <w:numFmt w:val="bullet"/>
      <w:lvlText w:val=""/>
      <w:lvlJc w:val="left"/>
      <w:pPr>
        <w:ind w:left="4320" w:hanging="360"/>
      </w:pPr>
      <w:rPr>
        <w:rFonts w:ascii="Wingdings" w:hAnsi="Wingdings" w:hint="default"/>
      </w:rPr>
    </w:lvl>
    <w:lvl w:ilvl="6" w:tplc="E4AAD878">
      <w:start w:val="1"/>
      <w:numFmt w:val="bullet"/>
      <w:lvlText w:val=""/>
      <w:lvlJc w:val="left"/>
      <w:pPr>
        <w:ind w:left="5040" w:hanging="360"/>
      </w:pPr>
      <w:rPr>
        <w:rFonts w:ascii="Symbol" w:hAnsi="Symbol" w:hint="default"/>
      </w:rPr>
    </w:lvl>
    <w:lvl w:ilvl="7" w:tplc="1924EF9A">
      <w:start w:val="1"/>
      <w:numFmt w:val="bullet"/>
      <w:lvlText w:val="o"/>
      <w:lvlJc w:val="left"/>
      <w:pPr>
        <w:ind w:left="5760" w:hanging="360"/>
      </w:pPr>
      <w:rPr>
        <w:rFonts w:ascii="Courier New" w:hAnsi="Courier New" w:hint="default"/>
      </w:rPr>
    </w:lvl>
    <w:lvl w:ilvl="8" w:tplc="98CC6F5E">
      <w:start w:val="1"/>
      <w:numFmt w:val="bullet"/>
      <w:lvlText w:val=""/>
      <w:lvlJc w:val="left"/>
      <w:pPr>
        <w:ind w:left="6480" w:hanging="360"/>
      </w:pPr>
      <w:rPr>
        <w:rFonts w:ascii="Wingdings" w:hAnsi="Wingdings" w:hint="default"/>
      </w:rPr>
    </w:lvl>
  </w:abstractNum>
  <w:abstractNum w:abstractNumId="44" w15:restartNumberingAfterBreak="0">
    <w:nsid w:val="7E7A5166"/>
    <w:multiLevelType w:val="hybridMultilevel"/>
    <w:tmpl w:val="FFFFFFFF"/>
    <w:lvl w:ilvl="0" w:tplc="E35859A6">
      <w:start w:val="1"/>
      <w:numFmt w:val="bullet"/>
      <w:lvlText w:val="-"/>
      <w:lvlJc w:val="left"/>
      <w:pPr>
        <w:ind w:left="720" w:hanging="360"/>
      </w:pPr>
      <w:rPr>
        <w:rFonts w:ascii="Calibri" w:hAnsi="Calibri" w:hint="default"/>
      </w:rPr>
    </w:lvl>
    <w:lvl w:ilvl="1" w:tplc="8CF63D14">
      <w:start w:val="1"/>
      <w:numFmt w:val="bullet"/>
      <w:lvlText w:val="o"/>
      <w:lvlJc w:val="left"/>
      <w:pPr>
        <w:ind w:left="1440" w:hanging="360"/>
      </w:pPr>
      <w:rPr>
        <w:rFonts w:ascii="Courier New" w:hAnsi="Courier New" w:hint="default"/>
      </w:rPr>
    </w:lvl>
    <w:lvl w:ilvl="2" w:tplc="956003D8">
      <w:start w:val="1"/>
      <w:numFmt w:val="bullet"/>
      <w:lvlText w:val=""/>
      <w:lvlJc w:val="left"/>
      <w:pPr>
        <w:ind w:left="2160" w:hanging="360"/>
      </w:pPr>
      <w:rPr>
        <w:rFonts w:ascii="Wingdings" w:hAnsi="Wingdings" w:hint="default"/>
      </w:rPr>
    </w:lvl>
    <w:lvl w:ilvl="3" w:tplc="F5D697F8">
      <w:start w:val="1"/>
      <w:numFmt w:val="bullet"/>
      <w:lvlText w:val=""/>
      <w:lvlJc w:val="left"/>
      <w:pPr>
        <w:ind w:left="2880" w:hanging="360"/>
      </w:pPr>
      <w:rPr>
        <w:rFonts w:ascii="Symbol" w:hAnsi="Symbol" w:hint="default"/>
      </w:rPr>
    </w:lvl>
    <w:lvl w:ilvl="4" w:tplc="898C50DA">
      <w:start w:val="1"/>
      <w:numFmt w:val="bullet"/>
      <w:lvlText w:val="o"/>
      <w:lvlJc w:val="left"/>
      <w:pPr>
        <w:ind w:left="3600" w:hanging="360"/>
      </w:pPr>
      <w:rPr>
        <w:rFonts w:ascii="Courier New" w:hAnsi="Courier New" w:hint="default"/>
      </w:rPr>
    </w:lvl>
    <w:lvl w:ilvl="5" w:tplc="55E21B38">
      <w:start w:val="1"/>
      <w:numFmt w:val="bullet"/>
      <w:lvlText w:val=""/>
      <w:lvlJc w:val="left"/>
      <w:pPr>
        <w:ind w:left="4320" w:hanging="360"/>
      </w:pPr>
      <w:rPr>
        <w:rFonts w:ascii="Wingdings" w:hAnsi="Wingdings" w:hint="default"/>
      </w:rPr>
    </w:lvl>
    <w:lvl w:ilvl="6" w:tplc="BB5E9770">
      <w:start w:val="1"/>
      <w:numFmt w:val="bullet"/>
      <w:lvlText w:val=""/>
      <w:lvlJc w:val="left"/>
      <w:pPr>
        <w:ind w:left="5040" w:hanging="360"/>
      </w:pPr>
      <w:rPr>
        <w:rFonts w:ascii="Symbol" w:hAnsi="Symbol" w:hint="default"/>
      </w:rPr>
    </w:lvl>
    <w:lvl w:ilvl="7" w:tplc="26AACBA0">
      <w:start w:val="1"/>
      <w:numFmt w:val="bullet"/>
      <w:lvlText w:val="o"/>
      <w:lvlJc w:val="left"/>
      <w:pPr>
        <w:ind w:left="5760" w:hanging="360"/>
      </w:pPr>
      <w:rPr>
        <w:rFonts w:ascii="Courier New" w:hAnsi="Courier New" w:hint="default"/>
      </w:rPr>
    </w:lvl>
    <w:lvl w:ilvl="8" w:tplc="41469090">
      <w:start w:val="1"/>
      <w:numFmt w:val="bullet"/>
      <w:lvlText w:val=""/>
      <w:lvlJc w:val="left"/>
      <w:pPr>
        <w:ind w:left="6480" w:hanging="360"/>
      </w:pPr>
      <w:rPr>
        <w:rFonts w:ascii="Wingdings" w:hAnsi="Wingdings" w:hint="default"/>
      </w:rPr>
    </w:lvl>
  </w:abstractNum>
  <w:abstractNum w:abstractNumId="45" w15:restartNumberingAfterBreak="0">
    <w:nsid w:val="7F0411DF"/>
    <w:multiLevelType w:val="hybridMultilevel"/>
    <w:tmpl w:val="89C86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2E52BB"/>
    <w:multiLevelType w:val="hybridMultilevel"/>
    <w:tmpl w:val="6CC2E288"/>
    <w:lvl w:ilvl="0" w:tplc="4BC4321E">
      <w:start w:val="5"/>
      <w:numFmt w:val="decimal"/>
      <w:lvlText w:val="%1"/>
      <w:lvlJc w:val="left"/>
      <w:pPr>
        <w:ind w:left="360" w:hanging="360"/>
      </w:pPr>
      <w:rPr>
        <w:rFonts w:hint="default"/>
        <w:sz w:val="24"/>
      </w:rPr>
    </w:lvl>
    <w:lvl w:ilvl="1" w:tplc="35F0C6EA">
      <w:start w:val="2"/>
      <w:numFmt w:val="decimal"/>
      <w:lvlText w:val="%1.%2"/>
      <w:lvlJc w:val="left"/>
      <w:pPr>
        <w:ind w:left="1440" w:hanging="720"/>
      </w:pPr>
      <w:rPr>
        <w:rFonts w:hint="default"/>
        <w:sz w:val="24"/>
      </w:rPr>
    </w:lvl>
    <w:lvl w:ilvl="2" w:tplc="B14070FC">
      <w:start w:val="1"/>
      <w:numFmt w:val="decimal"/>
      <w:lvlText w:val="%1.%2.%3"/>
      <w:lvlJc w:val="left"/>
      <w:pPr>
        <w:ind w:left="2160" w:hanging="720"/>
      </w:pPr>
      <w:rPr>
        <w:rFonts w:hint="default"/>
        <w:sz w:val="24"/>
      </w:rPr>
    </w:lvl>
    <w:lvl w:ilvl="3" w:tplc="07802480">
      <w:start w:val="1"/>
      <w:numFmt w:val="decimal"/>
      <w:lvlText w:val="%1.%2.%3.%4"/>
      <w:lvlJc w:val="left"/>
      <w:pPr>
        <w:ind w:left="3240" w:hanging="1080"/>
      </w:pPr>
      <w:rPr>
        <w:rFonts w:hint="default"/>
        <w:sz w:val="24"/>
      </w:rPr>
    </w:lvl>
    <w:lvl w:ilvl="4" w:tplc="9886B6FA">
      <w:start w:val="1"/>
      <w:numFmt w:val="decimal"/>
      <w:lvlText w:val="%1.%2.%3.%4.%5"/>
      <w:lvlJc w:val="left"/>
      <w:pPr>
        <w:ind w:left="3960" w:hanging="1080"/>
      </w:pPr>
      <w:rPr>
        <w:rFonts w:hint="default"/>
        <w:sz w:val="24"/>
      </w:rPr>
    </w:lvl>
    <w:lvl w:ilvl="5" w:tplc="22E62EB4">
      <w:start w:val="1"/>
      <w:numFmt w:val="decimal"/>
      <w:lvlText w:val="%1.%2.%3.%4.%5.%6"/>
      <w:lvlJc w:val="left"/>
      <w:pPr>
        <w:ind w:left="5040" w:hanging="1440"/>
      </w:pPr>
      <w:rPr>
        <w:rFonts w:hint="default"/>
        <w:sz w:val="24"/>
      </w:rPr>
    </w:lvl>
    <w:lvl w:ilvl="6" w:tplc="3FB8FD24">
      <w:start w:val="1"/>
      <w:numFmt w:val="decimal"/>
      <w:lvlText w:val="%1.%2.%3.%4.%5.%6.%7"/>
      <w:lvlJc w:val="left"/>
      <w:pPr>
        <w:ind w:left="6120" w:hanging="1800"/>
      </w:pPr>
      <w:rPr>
        <w:rFonts w:hint="default"/>
        <w:sz w:val="24"/>
      </w:rPr>
    </w:lvl>
    <w:lvl w:ilvl="7" w:tplc="1546942A">
      <w:start w:val="1"/>
      <w:numFmt w:val="decimal"/>
      <w:lvlText w:val="%1.%2.%3.%4.%5.%6.%7.%8"/>
      <w:lvlJc w:val="left"/>
      <w:pPr>
        <w:ind w:left="6840" w:hanging="1800"/>
      </w:pPr>
      <w:rPr>
        <w:rFonts w:hint="default"/>
        <w:sz w:val="24"/>
      </w:rPr>
    </w:lvl>
    <w:lvl w:ilvl="8" w:tplc="AE8E27E0">
      <w:start w:val="1"/>
      <w:numFmt w:val="decimal"/>
      <w:lvlText w:val="%1.%2.%3.%4.%5.%6.%7.%8.%9"/>
      <w:lvlJc w:val="left"/>
      <w:pPr>
        <w:ind w:left="7920" w:hanging="2160"/>
      </w:pPr>
      <w:rPr>
        <w:rFonts w:hint="default"/>
        <w:sz w:val="24"/>
      </w:rPr>
    </w:lvl>
  </w:abstractNum>
  <w:num w:numId="1">
    <w:abstractNumId w:val="19"/>
  </w:num>
  <w:num w:numId="2">
    <w:abstractNumId w:val="34"/>
  </w:num>
  <w:num w:numId="3">
    <w:abstractNumId w:val="30"/>
  </w:num>
  <w:num w:numId="4">
    <w:abstractNumId w:val="45"/>
  </w:num>
  <w:num w:numId="5">
    <w:abstractNumId w:val="43"/>
  </w:num>
  <w:num w:numId="6">
    <w:abstractNumId w:val="44"/>
  </w:num>
  <w:num w:numId="7">
    <w:abstractNumId w:val="22"/>
  </w:num>
  <w:num w:numId="8">
    <w:abstractNumId w:val="9"/>
  </w:num>
  <w:num w:numId="9">
    <w:abstractNumId w:val="30"/>
    <w:lvlOverride w:ilvl="0">
      <w:startOverride w:val="1"/>
    </w:lvlOverride>
  </w:num>
  <w:num w:numId="10">
    <w:abstractNumId w:val="0"/>
  </w:num>
  <w:num w:numId="11">
    <w:abstractNumId w:val="7"/>
  </w:num>
  <w:num w:numId="12">
    <w:abstractNumId w:val="1"/>
  </w:num>
  <w:num w:numId="13">
    <w:abstractNumId w:val="3"/>
  </w:num>
  <w:num w:numId="14">
    <w:abstractNumId w:val="25"/>
  </w:num>
  <w:num w:numId="15">
    <w:abstractNumId w:val="32"/>
  </w:num>
  <w:num w:numId="16">
    <w:abstractNumId w:val="15"/>
  </w:num>
  <w:num w:numId="17">
    <w:abstractNumId w:val="24"/>
  </w:num>
  <w:num w:numId="18">
    <w:abstractNumId w:val="14"/>
  </w:num>
  <w:num w:numId="19">
    <w:abstractNumId w:val="8"/>
  </w:num>
  <w:num w:numId="20">
    <w:abstractNumId w:val="21"/>
  </w:num>
  <w:num w:numId="21">
    <w:abstractNumId w:val="18"/>
  </w:num>
  <w:num w:numId="22">
    <w:abstractNumId w:val="37"/>
  </w:num>
  <w:num w:numId="23">
    <w:abstractNumId w:val="23"/>
  </w:num>
  <w:num w:numId="24">
    <w:abstractNumId w:val="29"/>
  </w:num>
  <w:num w:numId="25">
    <w:abstractNumId w:val="28"/>
  </w:num>
  <w:num w:numId="26">
    <w:abstractNumId w:val="4"/>
  </w:num>
  <w:num w:numId="27">
    <w:abstractNumId w:val="26"/>
  </w:num>
  <w:num w:numId="28">
    <w:abstractNumId w:val="40"/>
  </w:num>
  <w:num w:numId="29">
    <w:abstractNumId w:val="6"/>
  </w:num>
  <w:num w:numId="30">
    <w:abstractNumId w:val="10"/>
  </w:num>
  <w:num w:numId="31">
    <w:abstractNumId w:val="36"/>
  </w:num>
  <w:num w:numId="32">
    <w:abstractNumId w:val="39"/>
  </w:num>
  <w:num w:numId="33">
    <w:abstractNumId w:val="12"/>
  </w:num>
  <w:num w:numId="34">
    <w:abstractNumId w:val="17"/>
  </w:num>
  <w:num w:numId="35">
    <w:abstractNumId w:val="42"/>
  </w:num>
  <w:num w:numId="36">
    <w:abstractNumId w:val="16"/>
  </w:num>
  <w:num w:numId="37">
    <w:abstractNumId w:val="5"/>
  </w:num>
  <w:num w:numId="38">
    <w:abstractNumId w:val="46"/>
  </w:num>
  <w:num w:numId="39">
    <w:abstractNumId w:val="27"/>
  </w:num>
  <w:num w:numId="40">
    <w:abstractNumId w:val="35"/>
  </w:num>
  <w:num w:numId="41">
    <w:abstractNumId w:val="41"/>
  </w:num>
  <w:num w:numId="42">
    <w:abstractNumId w:val="13"/>
  </w:num>
  <w:num w:numId="43">
    <w:abstractNumId w:val="33"/>
  </w:num>
  <w:num w:numId="44">
    <w:abstractNumId w:val="30"/>
    <w:lvlOverride w:ilvl="0">
      <w:startOverride w:val="1"/>
    </w:lvlOverride>
  </w:num>
  <w:num w:numId="45">
    <w:abstractNumId w:val="30"/>
    <w:lvlOverride w:ilvl="0">
      <w:startOverride w:val="1"/>
    </w:lvlOverride>
  </w:num>
  <w:num w:numId="46">
    <w:abstractNumId w:val="38"/>
  </w:num>
  <w:num w:numId="47">
    <w:abstractNumId w:val="20"/>
  </w:num>
  <w:num w:numId="48">
    <w:abstractNumId w:val="30"/>
    <w:lvlOverride w:ilvl="0">
      <w:startOverride w:val="1"/>
    </w:lvlOverride>
  </w:num>
  <w:num w:numId="49">
    <w:abstractNumId w:val="30"/>
    <w:lvlOverride w:ilvl="0">
      <w:startOverride w:val="1"/>
    </w:lvlOverride>
  </w:num>
  <w:num w:numId="50">
    <w:abstractNumId w:val="31"/>
  </w:num>
  <w:num w:numId="51">
    <w:abstractNumId w:val="2"/>
  </w:num>
  <w:num w:numId="52">
    <w:abstractNumId w:val="1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00C9"/>
    <w:rsid w:val="0000012F"/>
    <w:rsid w:val="00000F09"/>
    <w:rsid w:val="000010AE"/>
    <w:rsid w:val="00001598"/>
    <w:rsid w:val="00001655"/>
    <w:rsid w:val="0000179D"/>
    <w:rsid w:val="000018A3"/>
    <w:rsid w:val="00001D5E"/>
    <w:rsid w:val="000023BB"/>
    <w:rsid w:val="00002FB7"/>
    <w:rsid w:val="00003688"/>
    <w:rsid w:val="000037E3"/>
    <w:rsid w:val="00003E94"/>
    <w:rsid w:val="000048DB"/>
    <w:rsid w:val="000052BB"/>
    <w:rsid w:val="000055A7"/>
    <w:rsid w:val="00005C97"/>
    <w:rsid w:val="00005CE0"/>
    <w:rsid w:val="00007016"/>
    <w:rsid w:val="0000794B"/>
    <w:rsid w:val="000079A6"/>
    <w:rsid w:val="00007A85"/>
    <w:rsid w:val="00007E01"/>
    <w:rsid w:val="00010041"/>
    <w:rsid w:val="000107E0"/>
    <w:rsid w:val="00010B7B"/>
    <w:rsid w:val="0001117D"/>
    <w:rsid w:val="00011760"/>
    <w:rsid w:val="00011A2F"/>
    <w:rsid w:val="00011BED"/>
    <w:rsid w:val="00012810"/>
    <w:rsid w:val="000128DD"/>
    <w:rsid w:val="00012D26"/>
    <w:rsid w:val="00013014"/>
    <w:rsid w:val="00013170"/>
    <w:rsid w:val="00013537"/>
    <w:rsid w:val="00013558"/>
    <w:rsid w:val="0001383C"/>
    <w:rsid w:val="00013A05"/>
    <w:rsid w:val="00013B83"/>
    <w:rsid w:val="000141C1"/>
    <w:rsid w:val="00014E2C"/>
    <w:rsid w:val="0001507E"/>
    <w:rsid w:val="00015359"/>
    <w:rsid w:val="00016211"/>
    <w:rsid w:val="0001643D"/>
    <w:rsid w:val="000164AC"/>
    <w:rsid w:val="00016ADD"/>
    <w:rsid w:val="00016AE6"/>
    <w:rsid w:val="00016F09"/>
    <w:rsid w:val="00017372"/>
    <w:rsid w:val="00017918"/>
    <w:rsid w:val="00020455"/>
    <w:rsid w:val="00020973"/>
    <w:rsid w:val="00021AD5"/>
    <w:rsid w:val="00022537"/>
    <w:rsid w:val="0002264D"/>
    <w:rsid w:val="00022842"/>
    <w:rsid w:val="00022B90"/>
    <w:rsid w:val="00023360"/>
    <w:rsid w:val="000234C2"/>
    <w:rsid w:val="0002383C"/>
    <w:rsid w:val="00023AE8"/>
    <w:rsid w:val="00023BEC"/>
    <w:rsid w:val="00023EA0"/>
    <w:rsid w:val="0002411C"/>
    <w:rsid w:val="00024E5B"/>
    <w:rsid w:val="000256B2"/>
    <w:rsid w:val="00025EC3"/>
    <w:rsid w:val="00026087"/>
    <w:rsid w:val="000261AF"/>
    <w:rsid w:val="000261CF"/>
    <w:rsid w:val="000262C3"/>
    <w:rsid w:val="000263E1"/>
    <w:rsid w:val="000264A2"/>
    <w:rsid w:val="00026E79"/>
    <w:rsid w:val="0002716B"/>
    <w:rsid w:val="00027F74"/>
    <w:rsid w:val="00030028"/>
    <w:rsid w:val="000300D1"/>
    <w:rsid w:val="0003049F"/>
    <w:rsid w:val="00030505"/>
    <w:rsid w:val="00030DDC"/>
    <w:rsid w:val="00030E63"/>
    <w:rsid w:val="00030F13"/>
    <w:rsid w:val="00031326"/>
    <w:rsid w:val="0003142D"/>
    <w:rsid w:val="00031656"/>
    <w:rsid w:val="000318BC"/>
    <w:rsid w:val="00031C3F"/>
    <w:rsid w:val="00031F07"/>
    <w:rsid w:val="00032296"/>
    <w:rsid w:val="00032D9A"/>
    <w:rsid w:val="0003315B"/>
    <w:rsid w:val="000332C6"/>
    <w:rsid w:val="0003359A"/>
    <w:rsid w:val="000337F3"/>
    <w:rsid w:val="00033CB2"/>
    <w:rsid w:val="000341C5"/>
    <w:rsid w:val="0003422F"/>
    <w:rsid w:val="000345FA"/>
    <w:rsid w:val="00034856"/>
    <w:rsid w:val="00034EB1"/>
    <w:rsid w:val="000354E0"/>
    <w:rsid w:val="000355DA"/>
    <w:rsid w:val="000360F6"/>
    <w:rsid w:val="000364AE"/>
    <w:rsid w:val="0003759D"/>
    <w:rsid w:val="00037DFC"/>
    <w:rsid w:val="0003C85A"/>
    <w:rsid w:val="000400A9"/>
    <w:rsid w:val="000407D9"/>
    <w:rsid w:val="00040A63"/>
    <w:rsid w:val="00041494"/>
    <w:rsid w:val="00041C56"/>
    <w:rsid w:val="00041D90"/>
    <w:rsid w:val="0004202F"/>
    <w:rsid w:val="0004279B"/>
    <w:rsid w:val="000429CF"/>
    <w:rsid w:val="00043200"/>
    <w:rsid w:val="00043C7D"/>
    <w:rsid w:val="00043E58"/>
    <w:rsid w:val="000446A2"/>
    <w:rsid w:val="000447EF"/>
    <w:rsid w:val="00045B82"/>
    <w:rsid w:val="00046043"/>
    <w:rsid w:val="000461DC"/>
    <w:rsid w:val="00046412"/>
    <w:rsid w:val="000467CA"/>
    <w:rsid w:val="000471DC"/>
    <w:rsid w:val="0004724C"/>
    <w:rsid w:val="000479CE"/>
    <w:rsid w:val="000479DF"/>
    <w:rsid w:val="000507B4"/>
    <w:rsid w:val="0005094D"/>
    <w:rsid w:val="00050AD2"/>
    <w:rsid w:val="00050CE8"/>
    <w:rsid w:val="0005104F"/>
    <w:rsid w:val="0005107F"/>
    <w:rsid w:val="000517EB"/>
    <w:rsid w:val="00051950"/>
    <w:rsid w:val="00051EA2"/>
    <w:rsid w:val="00052124"/>
    <w:rsid w:val="00052428"/>
    <w:rsid w:val="0005249D"/>
    <w:rsid w:val="00052A87"/>
    <w:rsid w:val="00052EC3"/>
    <w:rsid w:val="00053154"/>
    <w:rsid w:val="000531A1"/>
    <w:rsid w:val="000534EB"/>
    <w:rsid w:val="000539C4"/>
    <w:rsid w:val="00053AA7"/>
    <w:rsid w:val="00053B46"/>
    <w:rsid w:val="00053B5A"/>
    <w:rsid w:val="000540FA"/>
    <w:rsid w:val="00054789"/>
    <w:rsid w:val="00055559"/>
    <w:rsid w:val="000556D4"/>
    <w:rsid w:val="000557C5"/>
    <w:rsid w:val="00055A40"/>
    <w:rsid w:val="00055E3C"/>
    <w:rsid w:val="00056396"/>
    <w:rsid w:val="00056D5B"/>
    <w:rsid w:val="00056E8E"/>
    <w:rsid w:val="00057152"/>
    <w:rsid w:val="000572AD"/>
    <w:rsid w:val="000578CA"/>
    <w:rsid w:val="000578D3"/>
    <w:rsid w:val="00057946"/>
    <w:rsid w:val="00057974"/>
    <w:rsid w:val="00057EA5"/>
    <w:rsid w:val="000601E2"/>
    <w:rsid w:val="00060B45"/>
    <w:rsid w:val="00061999"/>
    <w:rsid w:val="00061C60"/>
    <w:rsid w:val="000620E3"/>
    <w:rsid w:val="000626BF"/>
    <w:rsid w:val="000629B2"/>
    <w:rsid w:val="00062CD9"/>
    <w:rsid w:val="00062D74"/>
    <w:rsid w:val="00062E78"/>
    <w:rsid w:val="00063047"/>
    <w:rsid w:val="000630F7"/>
    <w:rsid w:val="00063337"/>
    <w:rsid w:val="00063601"/>
    <w:rsid w:val="0006374D"/>
    <w:rsid w:val="0006390A"/>
    <w:rsid w:val="00063AC6"/>
    <w:rsid w:val="00063E5B"/>
    <w:rsid w:val="00063F07"/>
    <w:rsid w:val="00064E2E"/>
    <w:rsid w:val="00065250"/>
    <w:rsid w:val="00065900"/>
    <w:rsid w:val="00065CD0"/>
    <w:rsid w:val="00065F57"/>
    <w:rsid w:val="0006698B"/>
    <w:rsid w:val="00066E26"/>
    <w:rsid w:val="00066EE8"/>
    <w:rsid w:val="00067001"/>
    <w:rsid w:val="000677A2"/>
    <w:rsid w:val="000678EB"/>
    <w:rsid w:val="00067AF7"/>
    <w:rsid w:val="00067B03"/>
    <w:rsid w:val="00067DDB"/>
    <w:rsid w:val="00067F94"/>
    <w:rsid w:val="00070147"/>
    <w:rsid w:val="000703FD"/>
    <w:rsid w:val="00070DA0"/>
    <w:rsid w:val="0007108C"/>
    <w:rsid w:val="0007121B"/>
    <w:rsid w:val="00071286"/>
    <w:rsid w:val="00072084"/>
    <w:rsid w:val="0007246C"/>
    <w:rsid w:val="0007255A"/>
    <w:rsid w:val="000726DC"/>
    <w:rsid w:val="00072C04"/>
    <w:rsid w:val="00072F6D"/>
    <w:rsid w:val="00073E58"/>
    <w:rsid w:val="00073F70"/>
    <w:rsid w:val="000746DC"/>
    <w:rsid w:val="00075B27"/>
    <w:rsid w:val="00075F6E"/>
    <w:rsid w:val="000762B4"/>
    <w:rsid w:val="00076718"/>
    <w:rsid w:val="00076C57"/>
    <w:rsid w:val="00076CB6"/>
    <w:rsid w:val="0008039A"/>
    <w:rsid w:val="00080456"/>
    <w:rsid w:val="00080483"/>
    <w:rsid w:val="00080D23"/>
    <w:rsid w:val="00081280"/>
    <w:rsid w:val="00081C33"/>
    <w:rsid w:val="00081C6E"/>
    <w:rsid w:val="00081DEA"/>
    <w:rsid w:val="000822D7"/>
    <w:rsid w:val="000824DE"/>
    <w:rsid w:val="0008251F"/>
    <w:rsid w:val="0008298B"/>
    <w:rsid w:val="00082CBA"/>
    <w:rsid w:val="00083B2A"/>
    <w:rsid w:val="00083CD0"/>
    <w:rsid w:val="00084029"/>
    <w:rsid w:val="0008524F"/>
    <w:rsid w:val="000860E4"/>
    <w:rsid w:val="00086A53"/>
    <w:rsid w:val="00086D8F"/>
    <w:rsid w:val="000872FD"/>
    <w:rsid w:val="00087E8F"/>
    <w:rsid w:val="000903E9"/>
    <w:rsid w:val="0009046F"/>
    <w:rsid w:val="00090545"/>
    <w:rsid w:val="000916D0"/>
    <w:rsid w:val="00091B03"/>
    <w:rsid w:val="00091B69"/>
    <w:rsid w:val="00091BA8"/>
    <w:rsid w:val="00092291"/>
    <w:rsid w:val="00092316"/>
    <w:rsid w:val="000927DB"/>
    <w:rsid w:val="00092848"/>
    <w:rsid w:val="00092996"/>
    <w:rsid w:val="00092D93"/>
    <w:rsid w:val="0009398E"/>
    <w:rsid w:val="00093B98"/>
    <w:rsid w:val="00094177"/>
    <w:rsid w:val="0009510D"/>
    <w:rsid w:val="00095177"/>
    <w:rsid w:val="0009532B"/>
    <w:rsid w:val="00095963"/>
    <w:rsid w:val="00095A53"/>
    <w:rsid w:val="00095B46"/>
    <w:rsid w:val="0009601B"/>
    <w:rsid w:val="000964F5"/>
    <w:rsid w:val="00096562"/>
    <w:rsid w:val="00096CA3"/>
    <w:rsid w:val="00096ED7"/>
    <w:rsid w:val="00096F19"/>
    <w:rsid w:val="00097C0E"/>
    <w:rsid w:val="000A0011"/>
    <w:rsid w:val="000A019A"/>
    <w:rsid w:val="000A0A00"/>
    <w:rsid w:val="000A0B1F"/>
    <w:rsid w:val="000A1102"/>
    <w:rsid w:val="000A162A"/>
    <w:rsid w:val="000A19E3"/>
    <w:rsid w:val="000A1A71"/>
    <w:rsid w:val="000A21CC"/>
    <w:rsid w:val="000A286E"/>
    <w:rsid w:val="000A2C4E"/>
    <w:rsid w:val="000A3282"/>
    <w:rsid w:val="000A35F0"/>
    <w:rsid w:val="000A3AA4"/>
    <w:rsid w:val="000A4351"/>
    <w:rsid w:val="000A4A0C"/>
    <w:rsid w:val="000A4BBA"/>
    <w:rsid w:val="000A5127"/>
    <w:rsid w:val="000A5699"/>
    <w:rsid w:val="000A6BED"/>
    <w:rsid w:val="000A6C37"/>
    <w:rsid w:val="000A6D61"/>
    <w:rsid w:val="000A70A7"/>
    <w:rsid w:val="000A771D"/>
    <w:rsid w:val="000A79A9"/>
    <w:rsid w:val="000A79AA"/>
    <w:rsid w:val="000A7B70"/>
    <w:rsid w:val="000A7EE2"/>
    <w:rsid w:val="000AEB97"/>
    <w:rsid w:val="000B05E6"/>
    <w:rsid w:val="000B0B8F"/>
    <w:rsid w:val="000B0C18"/>
    <w:rsid w:val="000B0FEF"/>
    <w:rsid w:val="000B1343"/>
    <w:rsid w:val="000B15B2"/>
    <w:rsid w:val="000B16DE"/>
    <w:rsid w:val="000B2163"/>
    <w:rsid w:val="000B25DA"/>
    <w:rsid w:val="000B285D"/>
    <w:rsid w:val="000B28FA"/>
    <w:rsid w:val="000B2B74"/>
    <w:rsid w:val="000B2BA6"/>
    <w:rsid w:val="000B2FAC"/>
    <w:rsid w:val="000B32EA"/>
    <w:rsid w:val="000B33E4"/>
    <w:rsid w:val="000B34E0"/>
    <w:rsid w:val="000B35EF"/>
    <w:rsid w:val="000B37D8"/>
    <w:rsid w:val="000B3CD2"/>
    <w:rsid w:val="000B43C3"/>
    <w:rsid w:val="000B46BE"/>
    <w:rsid w:val="000B47EA"/>
    <w:rsid w:val="000B5A4B"/>
    <w:rsid w:val="000B5D1F"/>
    <w:rsid w:val="000B5D2C"/>
    <w:rsid w:val="000B5DD8"/>
    <w:rsid w:val="000B60EB"/>
    <w:rsid w:val="000B64C4"/>
    <w:rsid w:val="000B6715"/>
    <w:rsid w:val="000B6B83"/>
    <w:rsid w:val="000B6F2E"/>
    <w:rsid w:val="000B7245"/>
    <w:rsid w:val="000B73E9"/>
    <w:rsid w:val="000B7AD0"/>
    <w:rsid w:val="000C0259"/>
    <w:rsid w:val="000C0425"/>
    <w:rsid w:val="000C0A71"/>
    <w:rsid w:val="000C0C31"/>
    <w:rsid w:val="000C13C7"/>
    <w:rsid w:val="000C1AA7"/>
    <w:rsid w:val="000C1E9F"/>
    <w:rsid w:val="000C21C5"/>
    <w:rsid w:val="000C24A5"/>
    <w:rsid w:val="000C2552"/>
    <w:rsid w:val="000C2ABB"/>
    <w:rsid w:val="000C30F8"/>
    <w:rsid w:val="000C3B5F"/>
    <w:rsid w:val="000C415F"/>
    <w:rsid w:val="000C4160"/>
    <w:rsid w:val="000C4521"/>
    <w:rsid w:val="000C4D1E"/>
    <w:rsid w:val="000C4E2B"/>
    <w:rsid w:val="000C5396"/>
    <w:rsid w:val="000C53FE"/>
    <w:rsid w:val="000C5514"/>
    <w:rsid w:val="000C5C76"/>
    <w:rsid w:val="000C5C91"/>
    <w:rsid w:val="000C62C1"/>
    <w:rsid w:val="000C638E"/>
    <w:rsid w:val="000C69BA"/>
    <w:rsid w:val="000C6CB8"/>
    <w:rsid w:val="000C7868"/>
    <w:rsid w:val="000C7C03"/>
    <w:rsid w:val="000C7FFA"/>
    <w:rsid w:val="000D03A8"/>
    <w:rsid w:val="000D0D6B"/>
    <w:rsid w:val="000D0DF3"/>
    <w:rsid w:val="000D11A0"/>
    <w:rsid w:val="000D12E8"/>
    <w:rsid w:val="000D1737"/>
    <w:rsid w:val="000D1C62"/>
    <w:rsid w:val="000D201E"/>
    <w:rsid w:val="000D2116"/>
    <w:rsid w:val="000D213C"/>
    <w:rsid w:val="000D2667"/>
    <w:rsid w:val="000D3B64"/>
    <w:rsid w:val="000D3E8F"/>
    <w:rsid w:val="000D536F"/>
    <w:rsid w:val="000D63BF"/>
    <w:rsid w:val="000D6723"/>
    <w:rsid w:val="000D7327"/>
    <w:rsid w:val="000D73D6"/>
    <w:rsid w:val="000D779B"/>
    <w:rsid w:val="000D799E"/>
    <w:rsid w:val="000E07BE"/>
    <w:rsid w:val="000E0DDE"/>
    <w:rsid w:val="000E108D"/>
    <w:rsid w:val="000E10FE"/>
    <w:rsid w:val="000E1278"/>
    <w:rsid w:val="000E1958"/>
    <w:rsid w:val="000E240E"/>
    <w:rsid w:val="000E25D7"/>
    <w:rsid w:val="000E2B42"/>
    <w:rsid w:val="000E2D10"/>
    <w:rsid w:val="000E347F"/>
    <w:rsid w:val="000E422E"/>
    <w:rsid w:val="000E55BD"/>
    <w:rsid w:val="000E5E21"/>
    <w:rsid w:val="000E6202"/>
    <w:rsid w:val="000E66D2"/>
    <w:rsid w:val="000E686D"/>
    <w:rsid w:val="000E6BA0"/>
    <w:rsid w:val="000E6BFD"/>
    <w:rsid w:val="000E6F4C"/>
    <w:rsid w:val="000E7285"/>
    <w:rsid w:val="000E73D6"/>
    <w:rsid w:val="000E7AB2"/>
    <w:rsid w:val="000F080A"/>
    <w:rsid w:val="000F09B0"/>
    <w:rsid w:val="000F0A21"/>
    <w:rsid w:val="000F101E"/>
    <w:rsid w:val="000F1400"/>
    <w:rsid w:val="000F1E3D"/>
    <w:rsid w:val="000F1FC5"/>
    <w:rsid w:val="000F20F6"/>
    <w:rsid w:val="000F22BB"/>
    <w:rsid w:val="000F2479"/>
    <w:rsid w:val="000F2824"/>
    <w:rsid w:val="000F2CD1"/>
    <w:rsid w:val="000F3076"/>
    <w:rsid w:val="000F311C"/>
    <w:rsid w:val="000F3887"/>
    <w:rsid w:val="000F3DCE"/>
    <w:rsid w:val="000F4418"/>
    <w:rsid w:val="000F4ABD"/>
    <w:rsid w:val="000F4C18"/>
    <w:rsid w:val="000F5372"/>
    <w:rsid w:val="000F5C64"/>
    <w:rsid w:val="000F6148"/>
    <w:rsid w:val="000F6910"/>
    <w:rsid w:val="000F714F"/>
    <w:rsid w:val="000F791D"/>
    <w:rsid w:val="000F7A3C"/>
    <w:rsid w:val="00100064"/>
    <w:rsid w:val="0010102D"/>
    <w:rsid w:val="00101361"/>
    <w:rsid w:val="00101D50"/>
    <w:rsid w:val="00103351"/>
    <w:rsid w:val="001033D4"/>
    <w:rsid w:val="001035D7"/>
    <w:rsid w:val="0010361E"/>
    <w:rsid w:val="00103673"/>
    <w:rsid w:val="001040A8"/>
    <w:rsid w:val="0010445B"/>
    <w:rsid w:val="00104884"/>
    <w:rsid w:val="00104BF2"/>
    <w:rsid w:val="0010539E"/>
    <w:rsid w:val="00105A8F"/>
    <w:rsid w:val="00105E93"/>
    <w:rsid w:val="001068B2"/>
    <w:rsid w:val="00106991"/>
    <w:rsid w:val="0010699B"/>
    <w:rsid w:val="00106AE7"/>
    <w:rsid w:val="00106B28"/>
    <w:rsid w:val="00106E6C"/>
    <w:rsid w:val="0010723B"/>
    <w:rsid w:val="00107E84"/>
    <w:rsid w:val="00110286"/>
    <w:rsid w:val="001104E8"/>
    <w:rsid w:val="001106BA"/>
    <w:rsid w:val="001108E0"/>
    <w:rsid w:val="00110CED"/>
    <w:rsid w:val="00110E31"/>
    <w:rsid w:val="001110C8"/>
    <w:rsid w:val="001111C8"/>
    <w:rsid w:val="00111659"/>
    <w:rsid w:val="00111B29"/>
    <w:rsid w:val="00111C90"/>
    <w:rsid w:val="00111CFB"/>
    <w:rsid w:val="00112208"/>
    <w:rsid w:val="001126A6"/>
    <w:rsid w:val="0011271B"/>
    <w:rsid w:val="001128D3"/>
    <w:rsid w:val="00112F5C"/>
    <w:rsid w:val="001136F1"/>
    <w:rsid w:val="0011371F"/>
    <w:rsid w:val="00113BF4"/>
    <w:rsid w:val="00113DE3"/>
    <w:rsid w:val="00114A37"/>
    <w:rsid w:val="00115493"/>
    <w:rsid w:val="00115962"/>
    <w:rsid w:val="00115E59"/>
    <w:rsid w:val="00115F3A"/>
    <w:rsid w:val="0011649B"/>
    <w:rsid w:val="0011672F"/>
    <w:rsid w:val="0011682E"/>
    <w:rsid w:val="00116B5F"/>
    <w:rsid w:val="001173AA"/>
    <w:rsid w:val="00117F85"/>
    <w:rsid w:val="001203E1"/>
    <w:rsid w:val="001207B4"/>
    <w:rsid w:val="00120F83"/>
    <w:rsid w:val="00121040"/>
    <w:rsid w:val="0012104B"/>
    <w:rsid w:val="0012149C"/>
    <w:rsid w:val="00121975"/>
    <w:rsid w:val="00121BD3"/>
    <w:rsid w:val="00122026"/>
    <w:rsid w:val="00122259"/>
    <w:rsid w:val="001222F8"/>
    <w:rsid w:val="0012244E"/>
    <w:rsid w:val="00122AAF"/>
    <w:rsid w:val="00122B39"/>
    <w:rsid w:val="00122BC7"/>
    <w:rsid w:val="00122D5E"/>
    <w:rsid w:val="00122F7B"/>
    <w:rsid w:val="001234A1"/>
    <w:rsid w:val="00123860"/>
    <w:rsid w:val="00123D04"/>
    <w:rsid w:val="001243E7"/>
    <w:rsid w:val="00124A62"/>
    <w:rsid w:val="0012550A"/>
    <w:rsid w:val="00125515"/>
    <w:rsid w:val="001257F5"/>
    <w:rsid w:val="00125CB6"/>
    <w:rsid w:val="00125CBD"/>
    <w:rsid w:val="00125F1C"/>
    <w:rsid w:val="0012635F"/>
    <w:rsid w:val="001271EB"/>
    <w:rsid w:val="001272CA"/>
    <w:rsid w:val="00127C3F"/>
    <w:rsid w:val="0013057A"/>
    <w:rsid w:val="0013076D"/>
    <w:rsid w:val="0013080D"/>
    <w:rsid w:val="00130B69"/>
    <w:rsid w:val="00131583"/>
    <w:rsid w:val="00131636"/>
    <w:rsid w:val="00131DD1"/>
    <w:rsid w:val="00131E9D"/>
    <w:rsid w:val="001328EC"/>
    <w:rsid w:val="00132A2D"/>
    <w:rsid w:val="0013313B"/>
    <w:rsid w:val="00133486"/>
    <w:rsid w:val="00133BE5"/>
    <w:rsid w:val="00134041"/>
    <w:rsid w:val="00134710"/>
    <w:rsid w:val="001348E1"/>
    <w:rsid w:val="00134DBB"/>
    <w:rsid w:val="00135032"/>
    <w:rsid w:val="001351B1"/>
    <w:rsid w:val="00135782"/>
    <w:rsid w:val="0013585B"/>
    <w:rsid w:val="00135CCA"/>
    <w:rsid w:val="00136962"/>
    <w:rsid w:val="001371DA"/>
    <w:rsid w:val="0013796C"/>
    <w:rsid w:val="00137D6F"/>
    <w:rsid w:val="00137DA8"/>
    <w:rsid w:val="00140153"/>
    <w:rsid w:val="00140632"/>
    <w:rsid w:val="00140874"/>
    <w:rsid w:val="00140DF1"/>
    <w:rsid w:val="001411C5"/>
    <w:rsid w:val="00141F67"/>
    <w:rsid w:val="00142179"/>
    <w:rsid w:val="00142686"/>
    <w:rsid w:val="0014276A"/>
    <w:rsid w:val="00142A23"/>
    <w:rsid w:val="00142C53"/>
    <w:rsid w:val="001431D9"/>
    <w:rsid w:val="0014324E"/>
    <w:rsid w:val="001439DB"/>
    <w:rsid w:val="001442DE"/>
    <w:rsid w:val="0014451F"/>
    <w:rsid w:val="00145248"/>
    <w:rsid w:val="001453E5"/>
    <w:rsid w:val="00145822"/>
    <w:rsid w:val="00145894"/>
    <w:rsid w:val="001459C9"/>
    <w:rsid w:val="00145E54"/>
    <w:rsid w:val="00145F1C"/>
    <w:rsid w:val="00146598"/>
    <w:rsid w:val="001465AF"/>
    <w:rsid w:val="0014678B"/>
    <w:rsid w:val="00146C88"/>
    <w:rsid w:val="0014709C"/>
    <w:rsid w:val="00147751"/>
    <w:rsid w:val="001479E5"/>
    <w:rsid w:val="00147A42"/>
    <w:rsid w:val="00147E61"/>
    <w:rsid w:val="0015007F"/>
    <w:rsid w:val="001500A6"/>
    <w:rsid w:val="001509CB"/>
    <w:rsid w:val="00150AA1"/>
    <w:rsid w:val="00150EED"/>
    <w:rsid w:val="001511EE"/>
    <w:rsid w:val="00151C38"/>
    <w:rsid w:val="00151E2F"/>
    <w:rsid w:val="00152D67"/>
    <w:rsid w:val="00152F41"/>
    <w:rsid w:val="00153D52"/>
    <w:rsid w:val="00153F64"/>
    <w:rsid w:val="00154821"/>
    <w:rsid w:val="00154E28"/>
    <w:rsid w:val="0015535A"/>
    <w:rsid w:val="00155AA2"/>
    <w:rsid w:val="00155E7C"/>
    <w:rsid w:val="00156314"/>
    <w:rsid w:val="00156DE8"/>
    <w:rsid w:val="00156FEA"/>
    <w:rsid w:val="001574EA"/>
    <w:rsid w:val="00157E3C"/>
    <w:rsid w:val="00161FCA"/>
    <w:rsid w:val="00162785"/>
    <w:rsid w:val="00162A22"/>
    <w:rsid w:val="00162A28"/>
    <w:rsid w:val="0016326B"/>
    <w:rsid w:val="00163649"/>
    <w:rsid w:val="00164325"/>
    <w:rsid w:val="00164F0B"/>
    <w:rsid w:val="00165636"/>
    <w:rsid w:val="001657F2"/>
    <w:rsid w:val="001658AF"/>
    <w:rsid w:val="00165B40"/>
    <w:rsid w:val="00165C17"/>
    <w:rsid w:val="00165E0A"/>
    <w:rsid w:val="00166098"/>
    <w:rsid w:val="00166A01"/>
    <w:rsid w:val="00166B5B"/>
    <w:rsid w:val="00166C17"/>
    <w:rsid w:val="00167B85"/>
    <w:rsid w:val="001704A6"/>
    <w:rsid w:val="00170768"/>
    <w:rsid w:val="00170A7A"/>
    <w:rsid w:val="00170D09"/>
    <w:rsid w:val="00171361"/>
    <w:rsid w:val="0017145D"/>
    <w:rsid w:val="00171A9A"/>
    <w:rsid w:val="00171B69"/>
    <w:rsid w:val="00172903"/>
    <w:rsid w:val="00172B23"/>
    <w:rsid w:val="00172B3D"/>
    <w:rsid w:val="00172F51"/>
    <w:rsid w:val="00173753"/>
    <w:rsid w:val="00173C28"/>
    <w:rsid w:val="00173C7C"/>
    <w:rsid w:val="00174267"/>
    <w:rsid w:val="00174316"/>
    <w:rsid w:val="001746E9"/>
    <w:rsid w:val="001750A5"/>
    <w:rsid w:val="00175393"/>
    <w:rsid w:val="00175ADF"/>
    <w:rsid w:val="00175B80"/>
    <w:rsid w:val="00175BCB"/>
    <w:rsid w:val="00175D58"/>
    <w:rsid w:val="00176172"/>
    <w:rsid w:val="001763CE"/>
    <w:rsid w:val="0017642D"/>
    <w:rsid w:val="0017644D"/>
    <w:rsid w:val="001764D1"/>
    <w:rsid w:val="00176813"/>
    <w:rsid w:val="00176933"/>
    <w:rsid w:val="00176BA9"/>
    <w:rsid w:val="00176D04"/>
    <w:rsid w:val="00176EEB"/>
    <w:rsid w:val="0017721D"/>
    <w:rsid w:val="0017770C"/>
    <w:rsid w:val="00177B4D"/>
    <w:rsid w:val="00177E92"/>
    <w:rsid w:val="00180440"/>
    <w:rsid w:val="001809FB"/>
    <w:rsid w:val="00180ECF"/>
    <w:rsid w:val="00181136"/>
    <w:rsid w:val="001812B9"/>
    <w:rsid w:val="00182282"/>
    <w:rsid w:val="00182B13"/>
    <w:rsid w:val="00182C22"/>
    <w:rsid w:val="00183147"/>
    <w:rsid w:val="00183796"/>
    <w:rsid w:val="00183A2B"/>
    <w:rsid w:val="00183DF8"/>
    <w:rsid w:val="001843BD"/>
    <w:rsid w:val="00184439"/>
    <w:rsid w:val="0018459B"/>
    <w:rsid w:val="001846D1"/>
    <w:rsid w:val="00184992"/>
    <w:rsid w:val="00184EEA"/>
    <w:rsid w:val="0018521D"/>
    <w:rsid w:val="0018553A"/>
    <w:rsid w:val="00185D4E"/>
    <w:rsid w:val="0018626F"/>
    <w:rsid w:val="00186865"/>
    <w:rsid w:val="00186D3A"/>
    <w:rsid w:val="00186E37"/>
    <w:rsid w:val="0018703B"/>
    <w:rsid w:val="00187478"/>
    <w:rsid w:val="00187537"/>
    <w:rsid w:val="00187DB2"/>
    <w:rsid w:val="00187EAB"/>
    <w:rsid w:val="00187F89"/>
    <w:rsid w:val="00190091"/>
    <w:rsid w:val="001908CB"/>
    <w:rsid w:val="00190CA1"/>
    <w:rsid w:val="00191024"/>
    <w:rsid w:val="001917C2"/>
    <w:rsid w:val="0019278D"/>
    <w:rsid w:val="00192A0D"/>
    <w:rsid w:val="00192BC5"/>
    <w:rsid w:val="001931FE"/>
    <w:rsid w:val="00193742"/>
    <w:rsid w:val="00193C00"/>
    <w:rsid w:val="00193D49"/>
    <w:rsid w:val="00193D4B"/>
    <w:rsid w:val="0019446F"/>
    <w:rsid w:val="001946CD"/>
    <w:rsid w:val="0019482D"/>
    <w:rsid w:val="00194F69"/>
    <w:rsid w:val="00194F98"/>
    <w:rsid w:val="00195105"/>
    <w:rsid w:val="00196213"/>
    <w:rsid w:val="00197882"/>
    <w:rsid w:val="00197EF1"/>
    <w:rsid w:val="001A0267"/>
    <w:rsid w:val="001A0BF9"/>
    <w:rsid w:val="001A0DF6"/>
    <w:rsid w:val="001A131C"/>
    <w:rsid w:val="001A17A6"/>
    <w:rsid w:val="001A1951"/>
    <w:rsid w:val="001A1CCE"/>
    <w:rsid w:val="001A1F97"/>
    <w:rsid w:val="001A2944"/>
    <w:rsid w:val="001A2A23"/>
    <w:rsid w:val="001A2BE0"/>
    <w:rsid w:val="001A2BF5"/>
    <w:rsid w:val="001A2C47"/>
    <w:rsid w:val="001A2CF1"/>
    <w:rsid w:val="001A3240"/>
    <w:rsid w:val="001A369D"/>
    <w:rsid w:val="001A3D7F"/>
    <w:rsid w:val="001A3E2C"/>
    <w:rsid w:val="001A468A"/>
    <w:rsid w:val="001A5303"/>
    <w:rsid w:val="001A5666"/>
    <w:rsid w:val="001A56FB"/>
    <w:rsid w:val="001A57B8"/>
    <w:rsid w:val="001A5B32"/>
    <w:rsid w:val="001A5FAD"/>
    <w:rsid w:val="001A649A"/>
    <w:rsid w:val="001A67CF"/>
    <w:rsid w:val="001A6A60"/>
    <w:rsid w:val="001A6EAD"/>
    <w:rsid w:val="001A791E"/>
    <w:rsid w:val="001AC562"/>
    <w:rsid w:val="001B0205"/>
    <w:rsid w:val="001B054F"/>
    <w:rsid w:val="001B0684"/>
    <w:rsid w:val="001B0D61"/>
    <w:rsid w:val="001B1000"/>
    <w:rsid w:val="001B123F"/>
    <w:rsid w:val="001B1384"/>
    <w:rsid w:val="001B19CD"/>
    <w:rsid w:val="001B1A76"/>
    <w:rsid w:val="001B1BF3"/>
    <w:rsid w:val="001B1D6A"/>
    <w:rsid w:val="001B1F37"/>
    <w:rsid w:val="001B24A0"/>
    <w:rsid w:val="001B263F"/>
    <w:rsid w:val="001B2905"/>
    <w:rsid w:val="001B2E08"/>
    <w:rsid w:val="001B32CD"/>
    <w:rsid w:val="001B3943"/>
    <w:rsid w:val="001B39F5"/>
    <w:rsid w:val="001B3E58"/>
    <w:rsid w:val="001B41F0"/>
    <w:rsid w:val="001B4398"/>
    <w:rsid w:val="001B4612"/>
    <w:rsid w:val="001B47D9"/>
    <w:rsid w:val="001B51F1"/>
    <w:rsid w:val="001B5522"/>
    <w:rsid w:val="001B5B33"/>
    <w:rsid w:val="001B5D17"/>
    <w:rsid w:val="001B60D2"/>
    <w:rsid w:val="001B634B"/>
    <w:rsid w:val="001B63A6"/>
    <w:rsid w:val="001B6622"/>
    <w:rsid w:val="001B665C"/>
    <w:rsid w:val="001B6C33"/>
    <w:rsid w:val="001B6F4B"/>
    <w:rsid w:val="001B718C"/>
    <w:rsid w:val="001B75DA"/>
    <w:rsid w:val="001B78B9"/>
    <w:rsid w:val="001C00C5"/>
    <w:rsid w:val="001C0200"/>
    <w:rsid w:val="001C07B7"/>
    <w:rsid w:val="001C0C62"/>
    <w:rsid w:val="001C0E71"/>
    <w:rsid w:val="001C1C1A"/>
    <w:rsid w:val="001C1ECF"/>
    <w:rsid w:val="001C1F46"/>
    <w:rsid w:val="001C2042"/>
    <w:rsid w:val="001C2450"/>
    <w:rsid w:val="001C2561"/>
    <w:rsid w:val="001C29DD"/>
    <w:rsid w:val="001C37B5"/>
    <w:rsid w:val="001C39BE"/>
    <w:rsid w:val="001C3B1F"/>
    <w:rsid w:val="001C3CB2"/>
    <w:rsid w:val="001C4052"/>
    <w:rsid w:val="001C40AD"/>
    <w:rsid w:val="001C40CC"/>
    <w:rsid w:val="001C4574"/>
    <w:rsid w:val="001C4BFB"/>
    <w:rsid w:val="001C4E04"/>
    <w:rsid w:val="001C5FA5"/>
    <w:rsid w:val="001C6052"/>
    <w:rsid w:val="001C64C5"/>
    <w:rsid w:val="001C664E"/>
    <w:rsid w:val="001C66C8"/>
    <w:rsid w:val="001C6ED5"/>
    <w:rsid w:val="001C7078"/>
    <w:rsid w:val="001C740F"/>
    <w:rsid w:val="001C7949"/>
    <w:rsid w:val="001C7EBD"/>
    <w:rsid w:val="001D003B"/>
    <w:rsid w:val="001D044A"/>
    <w:rsid w:val="001D0748"/>
    <w:rsid w:val="001D0A61"/>
    <w:rsid w:val="001D0DB3"/>
    <w:rsid w:val="001D0E28"/>
    <w:rsid w:val="001D0F64"/>
    <w:rsid w:val="001D12CD"/>
    <w:rsid w:val="001D19B0"/>
    <w:rsid w:val="001D1CB6"/>
    <w:rsid w:val="001D1F95"/>
    <w:rsid w:val="001D207D"/>
    <w:rsid w:val="001D2A8A"/>
    <w:rsid w:val="001D308A"/>
    <w:rsid w:val="001D308B"/>
    <w:rsid w:val="001D33FA"/>
    <w:rsid w:val="001D3D6C"/>
    <w:rsid w:val="001D3DDB"/>
    <w:rsid w:val="001D40B1"/>
    <w:rsid w:val="001D4133"/>
    <w:rsid w:val="001D5089"/>
    <w:rsid w:val="001D53FA"/>
    <w:rsid w:val="001D5CA7"/>
    <w:rsid w:val="001D60A7"/>
    <w:rsid w:val="001D6431"/>
    <w:rsid w:val="001D6CFE"/>
    <w:rsid w:val="001D7396"/>
    <w:rsid w:val="001D7FDC"/>
    <w:rsid w:val="001E0126"/>
    <w:rsid w:val="001E0261"/>
    <w:rsid w:val="001E05EC"/>
    <w:rsid w:val="001E0859"/>
    <w:rsid w:val="001E0D13"/>
    <w:rsid w:val="001E1337"/>
    <w:rsid w:val="001E1AE4"/>
    <w:rsid w:val="001E1AFB"/>
    <w:rsid w:val="001E23F0"/>
    <w:rsid w:val="001E2B21"/>
    <w:rsid w:val="001E3215"/>
    <w:rsid w:val="001E35DA"/>
    <w:rsid w:val="001E361B"/>
    <w:rsid w:val="001E3EBA"/>
    <w:rsid w:val="001E4226"/>
    <w:rsid w:val="001E43E0"/>
    <w:rsid w:val="001E4734"/>
    <w:rsid w:val="001E4DD2"/>
    <w:rsid w:val="001E517D"/>
    <w:rsid w:val="001E56DF"/>
    <w:rsid w:val="001E57AA"/>
    <w:rsid w:val="001E5B5B"/>
    <w:rsid w:val="001E5B95"/>
    <w:rsid w:val="001E5F8E"/>
    <w:rsid w:val="001E65D8"/>
    <w:rsid w:val="001E674D"/>
    <w:rsid w:val="001E6814"/>
    <w:rsid w:val="001E6CA4"/>
    <w:rsid w:val="001E74FC"/>
    <w:rsid w:val="001E75EB"/>
    <w:rsid w:val="001E7798"/>
    <w:rsid w:val="001E7D7D"/>
    <w:rsid w:val="001E7FC9"/>
    <w:rsid w:val="001F015E"/>
    <w:rsid w:val="001F021F"/>
    <w:rsid w:val="001F03C2"/>
    <w:rsid w:val="001F0680"/>
    <w:rsid w:val="001F06F6"/>
    <w:rsid w:val="001F0D45"/>
    <w:rsid w:val="001F114D"/>
    <w:rsid w:val="001F1F8D"/>
    <w:rsid w:val="001F282A"/>
    <w:rsid w:val="001F2896"/>
    <w:rsid w:val="001F28BC"/>
    <w:rsid w:val="001F2BBD"/>
    <w:rsid w:val="001F3868"/>
    <w:rsid w:val="001F39BD"/>
    <w:rsid w:val="001F39F7"/>
    <w:rsid w:val="001F3A74"/>
    <w:rsid w:val="001F3F25"/>
    <w:rsid w:val="001F4575"/>
    <w:rsid w:val="001F47DA"/>
    <w:rsid w:val="001F5775"/>
    <w:rsid w:val="001F595B"/>
    <w:rsid w:val="001F5A30"/>
    <w:rsid w:val="001F5B07"/>
    <w:rsid w:val="001F5B99"/>
    <w:rsid w:val="001F6032"/>
    <w:rsid w:val="001F6309"/>
    <w:rsid w:val="001F64B1"/>
    <w:rsid w:val="001F6D7D"/>
    <w:rsid w:val="001F7636"/>
    <w:rsid w:val="002001A3"/>
    <w:rsid w:val="00200500"/>
    <w:rsid w:val="00200587"/>
    <w:rsid w:val="002008FA"/>
    <w:rsid w:val="00200EC0"/>
    <w:rsid w:val="00200EFB"/>
    <w:rsid w:val="00201569"/>
    <w:rsid w:val="002015D6"/>
    <w:rsid w:val="002017F2"/>
    <w:rsid w:val="00201BBF"/>
    <w:rsid w:val="0020202E"/>
    <w:rsid w:val="00202374"/>
    <w:rsid w:val="002024BF"/>
    <w:rsid w:val="00202853"/>
    <w:rsid w:val="0020291B"/>
    <w:rsid w:val="00202B8B"/>
    <w:rsid w:val="00202C1E"/>
    <w:rsid w:val="00202D17"/>
    <w:rsid w:val="00202D79"/>
    <w:rsid w:val="00202E87"/>
    <w:rsid w:val="00202F73"/>
    <w:rsid w:val="002037CA"/>
    <w:rsid w:val="00203885"/>
    <w:rsid w:val="00203B51"/>
    <w:rsid w:val="00203D87"/>
    <w:rsid w:val="00204035"/>
    <w:rsid w:val="00204690"/>
    <w:rsid w:val="00204AF0"/>
    <w:rsid w:val="00205122"/>
    <w:rsid w:val="00205450"/>
    <w:rsid w:val="002056AC"/>
    <w:rsid w:val="0020599B"/>
    <w:rsid w:val="00205C8E"/>
    <w:rsid w:val="002061A8"/>
    <w:rsid w:val="002064CD"/>
    <w:rsid w:val="0020652F"/>
    <w:rsid w:val="00206D5C"/>
    <w:rsid w:val="00206F0B"/>
    <w:rsid w:val="002070DD"/>
    <w:rsid w:val="002073F0"/>
    <w:rsid w:val="0020754D"/>
    <w:rsid w:val="002077E5"/>
    <w:rsid w:val="002079B1"/>
    <w:rsid w:val="002079F0"/>
    <w:rsid w:val="00207AFA"/>
    <w:rsid w:val="00207C19"/>
    <w:rsid w:val="00207EF0"/>
    <w:rsid w:val="0021026D"/>
    <w:rsid w:val="002103CA"/>
    <w:rsid w:val="002104B8"/>
    <w:rsid w:val="00210679"/>
    <w:rsid w:val="00210852"/>
    <w:rsid w:val="00210A7B"/>
    <w:rsid w:val="00210B05"/>
    <w:rsid w:val="00210B69"/>
    <w:rsid w:val="00210CFB"/>
    <w:rsid w:val="00211020"/>
    <w:rsid w:val="00211596"/>
    <w:rsid w:val="00211BE4"/>
    <w:rsid w:val="00211CA6"/>
    <w:rsid w:val="00211E01"/>
    <w:rsid w:val="00211FA0"/>
    <w:rsid w:val="00212043"/>
    <w:rsid w:val="00212773"/>
    <w:rsid w:val="002127A0"/>
    <w:rsid w:val="00212874"/>
    <w:rsid w:val="00212D96"/>
    <w:rsid w:val="00213281"/>
    <w:rsid w:val="00213B18"/>
    <w:rsid w:val="00213F84"/>
    <w:rsid w:val="00214502"/>
    <w:rsid w:val="002152DE"/>
    <w:rsid w:val="0021567C"/>
    <w:rsid w:val="00215BB1"/>
    <w:rsid w:val="00215D06"/>
    <w:rsid w:val="00216092"/>
    <w:rsid w:val="0021628B"/>
    <w:rsid w:val="00216352"/>
    <w:rsid w:val="002164A4"/>
    <w:rsid w:val="00216AC4"/>
    <w:rsid w:val="00216B01"/>
    <w:rsid w:val="00216C48"/>
    <w:rsid w:val="0021756E"/>
    <w:rsid w:val="002179BF"/>
    <w:rsid w:val="002200E2"/>
    <w:rsid w:val="002206D0"/>
    <w:rsid w:val="002208AD"/>
    <w:rsid w:val="002208BF"/>
    <w:rsid w:val="00220BBE"/>
    <w:rsid w:val="00220FFB"/>
    <w:rsid w:val="0022139C"/>
    <w:rsid w:val="00221E26"/>
    <w:rsid w:val="002228F6"/>
    <w:rsid w:val="00222AD2"/>
    <w:rsid w:val="0022305C"/>
    <w:rsid w:val="0022307D"/>
    <w:rsid w:val="00223333"/>
    <w:rsid w:val="00223D54"/>
    <w:rsid w:val="0022407E"/>
    <w:rsid w:val="0022436C"/>
    <w:rsid w:val="00224ACD"/>
    <w:rsid w:val="00224D4A"/>
    <w:rsid w:val="00224E63"/>
    <w:rsid w:val="00224EB6"/>
    <w:rsid w:val="002250E5"/>
    <w:rsid w:val="002252BA"/>
    <w:rsid w:val="00225328"/>
    <w:rsid w:val="0022534C"/>
    <w:rsid w:val="002258E5"/>
    <w:rsid w:val="00225B1A"/>
    <w:rsid w:val="00225E3D"/>
    <w:rsid w:val="00226190"/>
    <w:rsid w:val="002264AD"/>
    <w:rsid w:val="0022699E"/>
    <w:rsid w:val="002269E7"/>
    <w:rsid w:val="00227554"/>
    <w:rsid w:val="002275DE"/>
    <w:rsid w:val="00227627"/>
    <w:rsid w:val="0022768D"/>
    <w:rsid w:val="00227ED4"/>
    <w:rsid w:val="00230463"/>
    <w:rsid w:val="0023048C"/>
    <w:rsid w:val="00231701"/>
    <w:rsid w:val="00231803"/>
    <w:rsid w:val="002318B0"/>
    <w:rsid w:val="00231C4E"/>
    <w:rsid w:val="00231D98"/>
    <w:rsid w:val="00231E65"/>
    <w:rsid w:val="002326E7"/>
    <w:rsid w:val="002327CB"/>
    <w:rsid w:val="00232A6C"/>
    <w:rsid w:val="0023347A"/>
    <w:rsid w:val="00233569"/>
    <w:rsid w:val="002337A6"/>
    <w:rsid w:val="00233875"/>
    <w:rsid w:val="00233EBF"/>
    <w:rsid w:val="00234280"/>
    <w:rsid w:val="002343E6"/>
    <w:rsid w:val="0023534D"/>
    <w:rsid w:val="0023557D"/>
    <w:rsid w:val="00236063"/>
    <w:rsid w:val="0023627E"/>
    <w:rsid w:val="002365D5"/>
    <w:rsid w:val="0023684F"/>
    <w:rsid w:val="00236A43"/>
    <w:rsid w:val="00236A7B"/>
    <w:rsid w:val="00236BF9"/>
    <w:rsid w:val="00236E38"/>
    <w:rsid w:val="00236E94"/>
    <w:rsid w:val="00236F92"/>
    <w:rsid w:val="002370F3"/>
    <w:rsid w:val="00237369"/>
    <w:rsid w:val="0024018D"/>
    <w:rsid w:val="002401BA"/>
    <w:rsid w:val="0024086A"/>
    <w:rsid w:val="00240B19"/>
    <w:rsid w:val="00240C1C"/>
    <w:rsid w:val="00240F47"/>
    <w:rsid w:val="00241125"/>
    <w:rsid w:val="00241167"/>
    <w:rsid w:val="00241327"/>
    <w:rsid w:val="0024192B"/>
    <w:rsid w:val="002419E2"/>
    <w:rsid w:val="00241C6C"/>
    <w:rsid w:val="00241FA7"/>
    <w:rsid w:val="002428D3"/>
    <w:rsid w:val="00242AAB"/>
    <w:rsid w:val="00242C18"/>
    <w:rsid w:val="00242FB9"/>
    <w:rsid w:val="00243691"/>
    <w:rsid w:val="002436FD"/>
    <w:rsid w:val="00243B23"/>
    <w:rsid w:val="00243CE8"/>
    <w:rsid w:val="0024405A"/>
    <w:rsid w:val="0024458A"/>
    <w:rsid w:val="00244C8D"/>
    <w:rsid w:val="002450C7"/>
    <w:rsid w:val="0024575B"/>
    <w:rsid w:val="00245ADE"/>
    <w:rsid w:val="00245F9B"/>
    <w:rsid w:val="0024654D"/>
    <w:rsid w:val="002468AE"/>
    <w:rsid w:val="00246D75"/>
    <w:rsid w:val="00246DEF"/>
    <w:rsid w:val="00247024"/>
    <w:rsid w:val="00247101"/>
    <w:rsid w:val="0024726D"/>
    <w:rsid w:val="002477BE"/>
    <w:rsid w:val="00247B8F"/>
    <w:rsid w:val="00247EDC"/>
    <w:rsid w:val="00250222"/>
    <w:rsid w:val="00250331"/>
    <w:rsid w:val="00250408"/>
    <w:rsid w:val="00250A5E"/>
    <w:rsid w:val="00250CAB"/>
    <w:rsid w:val="00251B87"/>
    <w:rsid w:val="00251E2E"/>
    <w:rsid w:val="00252303"/>
    <w:rsid w:val="00252DBE"/>
    <w:rsid w:val="00252F27"/>
    <w:rsid w:val="00253794"/>
    <w:rsid w:val="00253847"/>
    <w:rsid w:val="00253B08"/>
    <w:rsid w:val="00253F3F"/>
    <w:rsid w:val="00253FDB"/>
    <w:rsid w:val="00254147"/>
    <w:rsid w:val="00254259"/>
    <w:rsid w:val="0025431E"/>
    <w:rsid w:val="002548F0"/>
    <w:rsid w:val="002553D9"/>
    <w:rsid w:val="00255C4D"/>
    <w:rsid w:val="00255CF3"/>
    <w:rsid w:val="0025614E"/>
    <w:rsid w:val="002567A9"/>
    <w:rsid w:val="002569FD"/>
    <w:rsid w:val="00256A1A"/>
    <w:rsid w:val="00256AC0"/>
    <w:rsid w:val="00256D3D"/>
    <w:rsid w:val="00256DFF"/>
    <w:rsid w:val="002572FF"/>
    <w:rsid w:val="00257BB0"/>
    <w:rsid w:val="00257CD2"/>
    <w:rsid w:val="00257D1B"/>
    <w:rsid w:val="00257DF0"/>
    <w:rsid w:val="00257F21"/>
    <w:rsid w:val="00260280"/>
    <w:rsid w:val="002603CA"/>
    <w:rsid w:val="00260555"/>
    <w:rsid w:val="002606AA"/>
    <w:rsid w:val="002608D8"/>
    <w:rsid w:val="00260BEA"/>
    <w:rsid w:val="00260DC7"/>
    <w:rsid w:val="00260EAC"/>
    <w:rsid w:val="00260F8E"/>
    <w:rsid w:val="002615A3"/>
    <w:rsid w:val="00261764"/>
    <w:rsid w:val="0026181A"/>
    <w:rsid w:val="00261B3E"/>
    <w:rsid w:val="00261B96"/>
    <w:rsid w:val="00261CD8"/>
    <w:rsid w:val="002621B3"/>
    <w:rsid w:val="00262258"/>
    <w:rsid w:val="00262499"/>
    <w:rsid w:val="00262F13"/>
    <w:rsid w:val="00263670"/>
    <w:rsid w:val="00263B04"/>
    <w:rsid w:val="00263E8B"/>
    <w:rsid w:val="0026442E"/>
    <w:rsid w:val="002645C7"/>
    <w:rsid w:val="002647E1"/>
    <w:rsid w:val="0026483A"/>
    <w:rsid w:val="00264845"/>
    <w:rsid w:val="00264E8A"/>
    <w:rsid w:val="0026528A"/>
    <w:rsid w:val="00265362"/>
    <w:rsid w:val="00265D7D"/>
    <w:rsid w:val="00265DF3"/>
    <w:rsid w:val="0026672B"/>
    <w:rsid w:val="0026689C"/>
    <w:rsid w:val="00266B1E"/>
    <w:rsid w:val="00266EE6"/>
    <w:rsid w:val="00266F86"/>
    <w:rsid w:val="00267257"/>
    <w:rsid w:val="00267D2D"/>
    <w:rsid w:val="00267E90"/>
    <w:rsid w:val="00267EE9"/>
    <w:rsid w:val="0027092C"/>
    <w:rsid w:val="002709BC"/>
    <w:rsid w:val="00270A5D"/>
    <w:rsid w:val="002710C1"/>
    <w:rsid w:val="0027121B"/>
    <w:rsid w:val="00271343"/>
    <w:rsid w:val="002713D3"/>
    <w:rsid w:val="002715C5"/>
    <w:rsid w:val="00271998"/>
    <w:rsid w:val="002726D3"/>
    <w:rsid w:val="00272BB8"/>
    <w:rsid w:val="00273204"/>
    <w:rsid w:val="00273446"/>
    <w:rsid w:val="002735D6"/>
    <w:rsid w:val="0027360C"/>
    <w:rsid w:val="0027363B"/>
    <w:rsid w:val="00273A35"/>
    <w:rsid w:val="00274057"/>
    <w:rsid w:val="00275550"/>
    <w:rsid w:val="002759B6"/>
    <w:rsid w:val="00276199"/>
    <w:rsid w:val="002763E8"/>
    <w:rsid w:val="002773A2"/>
    <w:rsid w:val="002777BA"/>
    <w:rsid w:val="00277BDE"/>
    <w:rsid w:val="00280B47"/>
    <w:rsid w:val="00280EE5"/>
    <w:rsid w:val="002813DA"/>
    <w:rsid w:val="00281467"/>
    <w:rsid w:val="0028172B"/>
    <w:rsid w:val="00281777"/>
    <w:rsid w:val="00281A70"/>
    <w:rsid w:val="0028231B"/>
    <w:rsid w:val="00282A08"/>
    <w:rsid w:val="0028398F"/>
    <w:rsid w:val="00283A70"/>
    <w:rsid w:val="00284030"/>
    <w:rsid w:val="002843D3"/>
    <w:rsid w:val="00284AA2"/>
    <w:rsid w:val="00285CD7"/>
    <w:rsid w:val="00285D32"/>
    <w:rsid w:val="00285DB7"/>
    <w:rsid w:val="00286E9B"/>
    <w:rsid w:val="00287342"/>
    <w:rsid w:val="002873BE"/>
    <w:rsid w:val="002873C4"/>
    <w:rsid w:val="002874BA"/>
    <w:rsid w:val="00287805"/>
    <w:rsid w:val="00287A5D"/>
    <w:rsid w:val="00287D3E"/>
    <w:rsid w:val="00287D44"/>
    <w:rsid w:val="00287DA8"/>
    <w:rsid w:val="0029044C"/>
    <w:rsid w:val="00290AD2"/>
    <w:rsid w:val="00290DB2"/>
    <w:rsid w:val="00290FBE"/>
    <w:rsid w:val="002912C3"/>
    <w:rsid w:val="002918FD"/>
    <w:rsid w:val="00291D4D"/>
    <w:rsid w:val="00291F4C"/>
    <w:rsid w:val="00292333"/>
    <w:rsid w:val="00292736"/>
    <w:rsid w:val="00292805"/>
    <w:rsid w:val="00292D31"/>
    <w:rsid w:val="002936A0"/>
    <w:rsid w:val="00293DC8"/>
    <w:rsid w:val="00294755"/>
    <w:rsid w:val="00294A5C"/>
    <w:rsid w:val="00294B0B"/>
    <w:rsid w:val="00295213"/>
    <w:rsid w:val="00295216"/>
    <w:rsid w:val="0029539A"/>
    <w:rsid w:val="0029546E"/>
    <w:rsid w:val="002959C1"/>
    <w:rsid w:val="00295DAC"/>
    <w:rsid w:val="0029680F"/>
    <w:rsid w:val="00296B0D"/>
    <w:rsid w:val="00296FD4"/>
    <w:rsid w:val="00297080"/>
    <w:rsid w:val="0029733D"/>
    <w:rsid w:val="00297496"/>
    <w:rsid w:val="002A0CFC"/>
    <w:rsid w:val="002A0E5D"/>
    <w:rsid w:val="002A1066"/>
    <w:rsid w:val="002A11AD"/>
    <w:rsid w:val="002A12DE"/>
    <w:rsid w:val="002A1344"/>
    <w:rsid w:val="002A1597"/>
    <w:rsid w:val="002A190F"/>
    <w:rsid w:val="002A2064"/>
    <w:rsid w:val="002A2734"/>
    <w:rsid w:val="002A38C6"/>
    <w:rsid w:val="002A3BA1"/>
    <w:rsid w:val="002A3F8D"/>
    <w:rsid w:val="002A41FA"/>
    <w:rsid w:val="002A44E5"/>
    <w:rsid w:val="002A47B4"/>
    <w:rsid w:val="002A505D"/>
    <w:rsid w:val="002A5411"/>
    <w:rsid w:val="002A5A02"/>
    <w:rsid w:val="002A5B8B"/>
    <w:rsid w:val="002A6564"/>
    <w:rsid w:val="002A671B"/>
    <w:rsid w:val="002A6E13"/>
    <w:rsid w:val="002A6EEC"/>
    <w:rsid w:val="002A6EFB"/>
    <w:rsid w:val="002A6F52"/>
    <w:rsid w:val="002A7828"/>
    <w:rsid w:val="002A7A14"/>
    <w:rsid w:val="002A7C57"/>
    <w:rsid w:val="002A7F61"/>
    <w:rsid w:val="002B0AB1"/>
    <w:rsid w:val="002B0E72"/>
    <w:rsid w:val="002B0F7A"/>
    <w:rsid w:val="002B117A"/>
    <w:rsid w:val="002B18F7"/>
    <w:rsid w:val="002B1AF2"/>
    <w:rsid w:val="002B1EBE"/>
    <w:rsid w:val="002B2593"/>
    <w:rsid w:val="002B261F"/>
    <w:rsid w:val="002B324E"/>
    <w:rsid w:val="002B46E2"/>
    <w:rsid w:val="002B49B0"/>
    <w:rsid w:val="002B4E08"/>
    <w:rsid w:val="002B5811"/>
    <w:rsid w:val="002B5990"/>
    <w:rsid w:val="002B5BD5"/>
    <w:rsid w:val="002B5ECE"/>
    <w:rsid w:val="002B5ED8"/>
    <w:rsid w:val="002B65AD"/>
    <w:rsid w:val="002B697C"/>
    <w:rsid w:val="002B6B72"/>
    <w:rsid w:val="002B6D1C"/>
    <w:rsid w:val="002B727A"/>
    <w:rsid w:val="002B7934"/>
    <w:rsid w:val="002B7CE0"/>
    <w:rsid w:val="002C0090"/>
    <w:rsid w:val="002C091B"/>
    <w:rsid w:val="002C0CD8"/>
    <w:rsid w:val="002C0DCE"/>
    <w:rsid w:val="002C13F1"/>
    <w:rsid w:val="002C1409"/>
    <w:rsid w:val="002C18B9"/>
    <w:rsid w:val="002C1FC0"/>
    <w:rsid w:val="002C2231"/>
    <w:rsid w:val="002C2304"/>
    <w:rsid w:val="002C247C"/>
    <w:rsid w:val="002C29AC"/>
    <w:rsid w:val="002C29AD"/>
    <w:rsid w:val="002C2CA3"/>
    <w:rsid w:val="002C2E16"/>
    <w:rsid w:val="002C3023"/>
    <w:rsid w:val="002C3165"/>
    <w:rsid w:val="002C3266"/>
    <w:rsid w:val="002C366C"/>
    <w:rsid w:val="002C3D31"/>
    <w:rsid w:val="002C3F06"/>
    <w:rsid w:val="002C5034"/>
    <w:rsid w:val="002C519A"/>
    <w:rsid w:val="002C53DF"/>
    <w:rsid w:val="002C54AD"/>
    <w:rsid w:val="002C5C35"/>
    <w:rsid w:val="002C5F46"/>
    <w:rsid w:val="002C6281"/>
    <w:rsid w:val="002C64D9"/>
    <w:rsid w:val="002C64E4"/>
    <w:rsid w:val="002C6565"/>
    <w:rsid w:val="002C6766"/>
    <w:rsid w:val="002C68A6"/>
    <w:rsid w:val="002C6AB3"/>
    <w:rsid w:val="002C7A5F"/>
    <w:rsid w:val="002D0012"/>
    <w:rsid w:val="002D0028"/>
    <w:rsid w:val="002D022A"/>
    <w:rsid w:val="002D046A"/>
    <w:rsid w:val="002D0AB3"/>
    <w:rsid w:val="002D0AD3"/>
    <w:rsid w:val="002D1037"/>
    <w:rsid w:val="002D11E7"/>
    <w:rsid w:val="002D15C2"/>
    <w:rsid w:val="002D174F"/>
    <w:rsid w:val="002D1AD6"/>
    <w:rsid w:val="002D2113"/>
    <w:rsid w:val="002D2393"/>
    <w:rsid w:val="002D2679"/>
    <w:rsid w:val="002D26E7"/>
    <w:rsid w:val="002D2C52"/>
    <w:rsid w:val="002D2D8F"/>
    <w:rsid w:val="002D2DE3"/>
    <w:rsid w:val="002D2E29"/>
    <w:rsid w:val="002D316A"/>
    <w:rsid w:val="002D3171"/>
    <w:rsid w:val="002D3319"/>
    <w:rsid w:val="002D3C4B"/>
    <w:rsid w:val="002D4992"/>
    <w:rsid w:val="002D49DA"/>
    <w:rsid w:val="002D4ACD"/>
    <w:rsid w:val="002D4B3E"/>
    <w:rsid w:val="002D4EB4"/>
    <w:rsid w:val="002D4F98"/>
    <w:rsid w:val="002D52CD"/>
    <w:rsid w:val="002D5727"/>
    <w:rsid w:val="002D5A38"/>
    <w:rsid w:val="002D5B0E"/>
    <w:rsid w:val="002D660E"/>
    <w:rsid w:val="002D6689"/>
    <w:rsid w:val="002D70E0"/>
    <w:rsid w:val="002D7352"/>
    <w:rsid w:val="002D7B13"/>
    <w:rsid w:val="002D7DFC"/>
    <w:rsid w:val="002E0184"/>
    <w:rsid w:val="002E02C9"/>
    <w:rsid w:val="002E047B"/>
    <w:rsid w:val="002E0BC3"/>
    <w:rsid w:val="002E10F1"/>
    <w:rsid w:val="002E1274"/>
    <w:rsid w:val="002E15B4"/>
    <w:rsid w:val="002E17AA"/>
    <w:rsid w:val="002E23B5"/>
    <w:rsid w:val="002E2614"/>
    <w:rsid w:val="002E28A9"/>
    <w:rsid w:val="002E2C1D"/>
    <w:rsid w:val="002E2CAA"/>
    <w:rsid w:val="002E2D7F"/>
    <w:rsid w:val="002E2DB9"/>
    <w:rsid w:val="002E31E5"/>
    <w:rsid w:val="002E3785"/>
    <w:rsid w:val="002E3AA1"/>
    <w:rsid w:val="002E3BBB"/>
    <w:rsid w:val="002E4690"/>
    <w:rsid w:val="002E4AC7"/>
    <w:rsid w:val="002E4C5C"/>
    <w:rsid w:val="002E4F0D"/>
    <w:rsid w:val="002E4FD6"/>
    <w:rsid w:val="002E6717"/>
    <w:rsid w:val="002E6A7D"/>
    <w:rsid w:val="002E6E18"/>
    <w:rsid w:val="002E7523"/>
    <w:rsid w:val="002E7670"/>
    <w:rsid w:val="002F0528"/>
    <w:rsid w:val="002F0718"/>
    <w:rsid w:val="002F0C8C"/>
    <w:rsid w:val="002F0CE6"/>
    <w:rsid w:val="002F1201"/>
    <w:rsid w:val="002F1EED"/>
    <w:rsid w:val="002F2457"/>
    <w:rsid w:val="002F2540"/>
    <w:rsid w:val="002F2E54"/>
    <w:rsid w:val="002F2EA5"/>
    <w:rsid w:val="002F3228"/>
    <w:rsid w:val="002F3242"/>
    <w:rsid w:val="002F3C1C"/>
    <w:rsid w:val="002F42C7"/>
    <w:rsid w:val="002F4455"/>
    <w:rsid w:val="002F44E8"/>
    <w:rsid w:val="002F465E"/>
    <w:rsid w:val="002F54EB"/>
    <w:rsid w:val="002F5F16"/>
    <w:rsid w:val="002F6BED"/>
    <w:rsid w:val="002F6E7B"/>
    <w:rsid w:val="002F76B2"/>
    <w:rsid w:val="002F79A1"/>
    <w:rsid w:val="003003C8"/>
    <w:rsid w:val="003005AB"/>
    <w:rsid w:val="00300709"/>
    <w:rsid w:val="00300BCA"/>
    <w:rsid w:val="0030178A"/>
    <w:rsid w:val="003019E4"/>
    <w:rsid w:val="00302061"/>
    <w:rsid w:val="00302A96"/>
    <w:rsid w:val="00302E06"/>
    <w:rsid w:val="00303105"/>
    <w:rsid w:val="00303198"/>
    <w:rsid w:val="00303A94"/>
    <w:rsid w:val="00304522"/>
    <w:rsid w:val="00304872"/>
    <w:rsid w:val="00304D38"/>
    <w:rsid w:val="00304E93"/>
    <w:rsid w:val="00305632"/>
    <w:rsid w:val="003056A8"/>
    <w:rsid w:val="00305EBD"/>
    <w:rsid w:val="00305F36"/>
    <w:rsid w:val="0030639E"/>
    <w:rsid w:val="003065D3"/>
    <w:rsid w:val="003065F7"/>
    <w:rsid w:val="003068BB"/>
    <w:rsid w:val="00306AF2"/>
    <w:rsid w:val="00306C6E"/>
    <w:rsid w:val="00306F29"/>
    <w:rsid w:val="00307017"/>
    <w:rsid w:val="00307047"/>
    <w:rsid w:val="00307511"/>
    <w:rsid w:val="0030796E"/>
    <w:rsid w:val="00307A12"/>
    <w:rsid w:val="00307D33"/>
    <w:rsid w:val="00307F58"/>
    <w:rsid w:val="00310044"/>
    <w:rsid w:val="00310117"/>
    <w:rsid w:val="003102D4"/>
    <w:rsid w:val="003106A7"/>
    <w:rsid w:val="00310954"/>
    <w:rsid w:val="00310ADD"/>
    <w:rsid w:val="00310E54"/>
    <w:rsid w:val="00311114"/>
    <w:rsid w:val="003115EF"/>
    <w:rsid w:val="00311667"/>
    <w:rsid w:val="00311C03"/>
    <w:rsid w:val="00311F6D"/>
    <w:rsid w:val="00312252"/>
    <w:rsid w:val="0031232D"/>
    <w:rsid w:val="00312BCA"/>
    <w:rsid w:val="00312C2B"/>
    <w:rsid w:val="00312CB9"/>
    <w:rsid w:val="00313243"/>
    <w:rsid w:val="0031333E"/>
    <w:rsid w:val="00313621"/>
    <w:rsid w:val="00313976"/>
    <w:rsid w:val="00313A43"/>
    <w:rsid w:val="0031499F"/>
    <w:rsid w:val="003150DA"/>
    <w:rsid w:val="00315B52"/>
    <w:rsid w:val="00315C0E"/>
    <w:rsid w:val="00315D08"/>
    <w:rsid w:val="0031609F"/>
    <w:rsid w:val="00316857"/>
    <w:rsid w:val="00316BD8"/>
    <w:rsid w:val="00317271"/>
    <w:rsid w:val="0031731A"/>
    <w:rsid w:val="00317466"/>
    <w:rsid w:val="003174F7"/>
    <w:rsid w:val="0031765B"/>
    <w:rsid w:val="00317799"/>
    <w:rsid w:val="00320184"/>
    <w:rsid w:val="0032023B"/>
    <w:rsid w:val="00320673"/>
    <w:rsid w:val="003208C9"/>
    <w:rsid w:val="003208D4"/>
    <w:rsid w:val="00320F35"/>
    <w:rsid w:val="00320F54"/>
    <w:rsid w:val="003213D2"/>
    <w:rsid w:val="00321535"/>
    <w:rsid w:val="0032160B"/>
    <w:rsid w:val="00321981"/>
    <w:rsid w:val="00321AD6"/>
    <w:rsid w:val="00322AB5"/>
    <w:rsid w:val="00322D3D"/>
    <w:rsid w:val="00322F17"/>
    <w:rsid w:val="003233FD"/>
    <w:rsid w:val="003236BD"/>
    <w:rsid w:val="00323CA5"/>
    <w:rsid w:val="0032406E"/>
    <w:rsid w:val="00324086"/>
    <w:rsid w:val="003240D8"/>
    <w:rsid w:val="00324172"/>
    <w:rsid w:val="00324E44"/>
    <w:rsid w:val="003251CE"/>
    <w:rsid w:val="00325650"/>
    <w:rsid w:val="00325713"/>
    <w:rsid w:val="00325974"/>
    <w:rsid w:val="00325F3C"/>
    <w:rsid w:val="003262F1"/>
    <w:rsid w:val="00326B32"/>
    <w:rsid w:val="00326B79"/>
    <w:rsid w:val="003270ED"/>
    <w:rsid w:val="003274AC"/>
    <w:rsid w:val="003277C8"/>
    <w:rsid w:val="00327DFD"/>
    <w:rsid w:val="00330129"/>
    <w:rsid w:val="00330B59"/>
    <w:rsid w:val="00330DA6"/>
    <w:rsid w:val="003311C0"/>
    <w:rsid w:val="00331259"/>
    <w:rsid w:val="00331C96"/>
    <w:rsid w:val="00331F10"/>
    <w:rsid w:val="003324BD"/>
    <w:rsid w:val="00332750"/>
    <w:rsid w:val="00332AD5"/>
    <w:rsid w:val="00332E98"/>
    <w:rsid w:val="0033348A"/>
    <w:rsid w:val="0033375D"/>
    <w:rsid w:val="00333B36"/>
    <w:rsid w:val="00333E10"/>
    <w:rsid w:val="003350B3"/>
    <w:rsid w:val="003350B5"/>
    <w:rsid w:val="003358BB"/>
    <w:rsid w:val="00335DDD"/>
    <w:rsid w:val="00335EF2"/>
    <w:rsid w:val="00337733"/>
    <w:rsid w:val="00337D53"/>
    <w:rsid w:val="003404DE"/>
    <w:rsid w:val="00340F0D"/>
    <w:rsid w:val="003413B3"/>
    <w:rsid w:val="003427F0"/>
    <w:rsid w:val="00342AE6"/>
    <w:rsid w:val="00343D39"/>
    <w:rsid w:val="003442A4"/>
    <w:rsid w:val="0034452F"/>
    <w:rsid w:val="0034497D"/>
    <w:rsid w:val="003450AD"/>
    <w:rsid w:val="0034546C"/>
    <w:rsid w:val="00345B10"/>
    <w:rsid w:val="00345C9F"/>
    <w:rsid w:val="003463D7"/>
    <w:rsid w:val="0034694F"/>
    <w:rsid w:val="00346C26"/>
    <w:rsid w:val="00346DB8"/>
    <w:rsid w:val="003474C5"/>
    <w:rsid w:val="003475C2"/>
    <w:rsid w:val="00347B91"/>
    <w:rsid w:val="00347D02"/>
    <w:rsid w:val="0035050F"/>
    <w:rsid w:val="00350C38"/>
    <w:rsid w:val="00351326"/>
    <w:rsid w:val="00351B3D"/>
    <w:rsid w:val="00352598"/>
    <w:rsid w:val="00352636"/>
    <w:rsid w:val="0035287A"/>
    <w:rsid w:val="003530F9"/>
    <w:rsid w:val="003530FD"/>
    <w:rsid w:val="00353765"/>
    <w:rsid w:val="00353862"/>
    <w:rsid w:val="00353D05"/>
    <w:rsid w:val="00353DBC"/>
    <w:rsid w:val="00354577"/>
    <w:rsid w:val="0035513A"/>
    <w:rsid w:val="003559F8"/>
    <w:rsid w:val="00355D74"/>
    <w:rsid w:val="00355D9C"/>
    <w:rsid w:val="00355FA8"/>
    <w:rsid w:val="0035628B"/>
    <w:rsid w:val="0035659F"/>
    <w:rsid w:val="00356968"/>
    <w:rsid w:val="00356FCD"/>
    <w:rsid w:val="00357047"/>
    <w:rsid w:val="00357542"/>
    <w:rsid w:val="00357BC1"/>
    <w:rsid w:val="00357CB7"/>
    <w:rsid w:val="00360161"/>
    <w:rsid w:val="003604B1"/>
    <w:rsid w:val="00360694"/>
    <w:rsid w:val="00360D63"/>
    <w:rsid w:val="00361143"/>
    <w:rsid w:val="00361CD8"/>
    <w:rsid w:val="003621BC"/>
    <w:rsid w:val="00362B0E"/>
    <w:rsid w:val="00362E29"/>
    <w:rsid w:val="0036331B"/>
    <w:rsid w:val="00363601"/>
    <w:rsid w:val="00363765"/>
    <w:rsid w:val="00364530"/>
    <w:rsid w:val="00364E25"/>
    <w:rsid w:val="00365384"/>
    <w:rsid w:val="00365594"/>
    <w:rsid w:val="00366464"/>
    <w:rsid w:val="00366F00"/>
    <w:rsid w:val="003677D2"/>
    <w:rsid w:val="00367BD7"/>
    <w:rsid w:val="00370267"/>
    <w:rsid w:val="00370377"/>
    <w:rsid w:val="00370B8E"/>
    <w:rsid w:val="00370FB0"/>
    <w:rsid w:val="00371286"/>
    <w:rsid w:val="003718B5"/>
    <w:rsid w:val="00371A4B"/>
    <w:rsid w:val="00371B3B"/>
    <w:rsid w:val="00371EB8"/>
    <w:rsid w:val="003724A2"/>
    <w:rsid w:val="00372569"/>
    <w:rsid w:val="00372C1B"/>
    <w:rsid w:val="003739F9"/>
    <w:rsid w:val="00373F8B"/>
    <w:rsid w:val="00373FD6"/>
    <w:rsid w:val="0037402B"/>
    <w:rsid w:val="00374361"/>
    <w:rsid w:val="00374687"/>
    <w:rsid w:val="003747DC"/>
    <w:rsid w:val="00374C59"/>
    <w:rsid w:val="00374D15"/>
    <w:rsid w:val="00375B80"/>
    <w:rsid w:val="00375EDF"/>
    <w:rsid w:val="00376163"/>
    <w:rsid w:val="003766A4"/>
    <w:rsid w:val="003768D6"/>
    <w:rsid w:val="00376B56"/>
    <w:rsid w:val="00376BF0"/>
    <w:rsid w:val="00376D80"/>
    <w:rsid w:val="00376FE8"/>
    <w:rsid w:val="003771F7"/>
    <w:rsid w:val="00377571"/>
    <w:rsid w:val="0037762C"/>
    <w:rsid w:val="00380059"/>
    <w:rsid w:val="0038024F"/>
    <w:rsid w:val="00380522"/>
    <w:rsid w:val="003807B5"/>
    <w:rsid w:val="00380B97"/>
    <w:rsid w:val="00381035"/>
    <w:rsid w:val="003815BB"/>
    <w:rsid w:val="00381C84"/>
    <w:rsid w:val="003821DC"/>
    <w:rsid w:val="003821E6"/>
    <w:rsid w:val="003826CE"/>
    <w:rsid w:val="00382C66"/>
    <w:rsid w:val="0038301F"/>
    <w:rsid w:val="0038318E"/>
    <w:rsid w:val="003833AF"/>
    <w:rsid w:val="0038372A"/>
    <w:rsid w:val="00383E5F"/>
    <w:rsid w:val="003841C3"/>
    <w:rsid w:val="003841FB"/>
    <w:rsid w:val="00384347"/>
    <w:rsid w:val="0038485C"/>
    <w:rsid w:val="00384AA1"/>
    <w:rsid w:val="00384B72"/>
    <w:rsid w:val="00384BE0"/>
    <w:rsid w:val="00384D1C"/>
    <w:rsid w:val="00384E9C"/>
    <w:rsid w:val="003856B4"/>
    <w:rsid w:val="00385A2B"/>
    <w:rsid w:val="00385ADC"/>
    <w:rsid w:val="00385B7F"/>
    <w:rsid w:val="003863AE"/>
    <w:rsid w:val="003864E3"/>
    <w:rsid w:val="00386B58"/>
    <w:rsid w:val="00386FBD"/>
    <w:rsid w:val="00390265"/>
    <w:rsid w:val="00390DAA"/>
    <w:rsid w:val="00391066"/>
    <w:rsid w:val="003922F4"/>
    <w:rsid w:val="0039262B"/>
    <w:rsid w:val="00392B0A"/>
    <w:rsid w:val="00393C96"/>
    <w:rsid w:val="003943FA"/>
    <w:rsid w:val="00394976"/>
    <w:rsid w:val="00395B4C"/>
    <w:rsid w:val="00395E2A"/>
    <w:rsid w:val="003963CA"/>
    <w:rsid w:val="00396882"/>
    <w:rsid w:val="003969FD"/>
    <w:rsid w:val="00396C99"/>
    <w:rsid w:val="00396EC9"/>
    <w:rsid w:val="00397351"/>
    <w:rsid w:val="003973EE"/>
    <w:rsid w:val="00397555"/>
    <w:rsid w:val="00397946"/>
    <w:rsid w:val="00397998"/>
    <w:rsid w:val="003A0293"/>
    <w:rsid w:val="003A13A1"/>
    <w:rsid w:val="003A20B0"/>
    <w:rsid w:val="003A2294"/>
    <w:rsid w:val="003A23B2"/>
    <w:rsid w:val="003A2722"/>
    <w:rsid w:val="003A27C8"/>
    <w:rsid w:val="003A29BA"/>
    <w:rsid w:val="003A2AEE"/>
    <w:rsid w:val="003A2F84"/>
    <w:rsid w:val="003A3187"/>
    <w:rsid w:val="003A331D"/>
    <w:rsid w:val="003A3AD4"/>
    <w:rsid w:val="003A4010"/>
    <w:rsid w:val="003A4492"/>
    <w:rsid w:val="003A496A"/>
    <w:rsid w:val="003A4A39"/>
    <w:rsid w:val="003A5637"/>
    <w:rsid w:val="003A5E38"/>
    <w:rsid w:val="003A6130"/>
    <w:rsid w:val="003A636D"/>
    <w:rsid w:val="003A642F"/>
    <w:rsid w:val="003A6610"/>
    <w:rsid w:val="003A67B0"/>
    <w:rsid w:val="003A7344"/>
    <w:rsid w:val="003A7C8A"/>
    <w:rsid w:val="003A7DE7"/>
    <w:rsid w:val="003A7E0F"/>
    <w:rsid w:val="003A7EC5"/>
    <w:rsid w:val="003B0257"/>
    <w:rsid w:val="003B084B"/>
    <w:rsid w:val="003B1252"/>
    <w:rsid w:val="003B13BD"/>
    <w:rsid w:val="003B24BC"/>
    <w:rsid w:val="003B29AF"/>
    <w:rsid w:val="003B2B45"/>
    <w:rsid w:val="003B2CF0"/>
    <w:rsid w:val="003B345F"/>
    <w:rsid w:val="003B362A"/>
    <w:rsid w:val="003B3FC9"/>
    <w:rsid w:val="003B42AE"/>
    <w:rsid w:val="003B4489"/>
    <w:rsid w:val="003B44DE"/>
    <w:rsid w:val="003B4B11"/>
    <w:rsid w:val="003B4B20"/>
    <w:rsid w:val="003B4B57"/>
    <w:rsid w:val="003B4CE0"/>
    <w:rsid w:val="003B4FA5"/>
    <w:rsid w:val="003B51E9"/>
    <w:rsid w:val="003B536A"/>
    <w:rsid w:val="003B5F90"/>
    <w:rsid w:val="003B6219"/>
    <w:rsid w:val="003B6629"/>
    <w:rsid w:val="003B6B75"/>
    <w:rsid w:val="003B7C71"/>
    <w:rsid w:val="003C02D9"/>
    <w:rsid w:val="003C1330"/>
    <w:rsid w:val="003C1718"/>
    <w:rsid w:val="003C2182"/>
    <w:rsid w:val="003C2405"/>
    <w:rsid w:val="003C274A"/>
    <w:rsid w:val="003C2A1B"/>
    <w:rsid w:val="003C2A29"/>
    <w:rsid w:val="003C2F50"/>
    <w:rsid w:val="003C391A"/>
    <w:rsid w:val="003C3EF5"/>
    <w:rsid w:val="003C45E7"/>
    <w:rsid w:val="003C4DCD"/>
    <w:rsid w:val="003C5BA3"/>
    <w:rsid w:val="003C5BD8"/>
    <w:rsid w:val="003C5D58"/>
    <w:rsid w:val="003C6291"/>
    <w:rsid w:val="003C68F1"/>
    <w:rsid w:val="003C6C6A"/>
    <w:rsid w:val="003C6CAA"/>
    <w:rsid w:val="003C6CB9"/>
    <w:rsid w:val="003C714B"/>
    <w:rsid w:val="003C7272"/>
    <w:rsid w:val="003D06FF"/>
    <w:rsid w:val="003D12BC"/>
    <w:rsid w:val="003D1560"/>
    <w:rsid w:val="003D17AA"/>
    <w:rsid w:val="003D17EC"/>
    <w:rsid w:val="003D1FF9"/>
    <w:rsid w:val="003D206B"/>
    <w:rsid w:val="003D21A2"/>
    <w:rsid w:val="003D22E7"/>
    <w:rsid w:val="003D2AB6"/>
    <w:rsid w:val="003D2ABE"/>
    <w:rsid w:val="003D2CD9"/>
    <w:rsid w:val="003D307A"/>
    <w:rsid w:val="003D3201"/>
    <w:rsid w:val="003D3245"/>
    <w:rsid w:val="003D33BA"/>
    <w:rsid w:val="003D3FA2"/>
    <w:rsid w:val="003D431E"/>
    <w:rsid w:val="003D45B9"/>
    <w:rsid w:val="003D4686"/>
    <w:rsid w:val="003D4CA7"/>
    <w:rsid w:val="003D5106"/>
    <w:rsid w:val="003D5380"/>
    <w:rsid w:val="003D545D"/>
    <w:rsid w:val="003D5ABB"/>
    <w:rsid w:val="003D5D5F"/>
    <w:rsid w:val="003D6CF5"/>
    <w:rsid w:val="003D6D9A"/>
    <w:rsid w:val="003D7268"/>
    <w:rsid w:val="003D7400"/>
    <w:rsid w:val="003D74C9"/>
    <w:rsid w:val="003D7B75"/>
    <w:rsid w:val="003E0252"/>
    <w:rsid w:val="003E051D"/>
    <w:rsid w:val="003E06E5"/>
    <w:rsid w:val="003E0F05"/>
    <w:rsid w:val="003E1749"/>
    <w:rsid w:val="003E1A82"/>
    <w:rsid w:val="003E2837"/>
    <w:rsid w:val="003E2FE1"/>
    <w:rsid w:val="003E316B"/>
    <w:rsid w:val="003E32A5"/>
    <w:rsid w:val="003E3B6B"/>
    <w:rsid w:val="003E3DCD"/>
    <w:rsid w:val="003E4502"/>
    <w:rsid w:val="003E46FE"/>
    <w:rsid w:val="003E4994"/>
    <w:rsid w:val="003E4DFE"/>
    <w:rsid w:val="003E4ED9"/>
    <w:rsid w:val="003E4FF4"/>
    <w:rsid w:val="003E5982"/>
    <w:rsid w:val="003E5C5D"/>
    <w:rsid w:val="003E5CB1"/>
    <w:rsid w:val="003E6083"/>
    <w:rsid w:val="003E63E3"/>
    <w:rsid w:val="003E690D"/>
    <w:rsid w:val="003E6C69"/>
    <w:rsid w:val="003E7419"/>
    <w:rsid w:val="003E7C91"/>
    <w:rsid w:val="003F0558"/>
    <w:rsid w:val="003F06C3"/>
    <w:rsid w:val="003F0818"/>
    <w:rsid w:val="003F090D"/>
    <w:rsid w:val="003F099B"/>
    <w:rsid w:val="003F0A12"/>
    <w:rsid w:val="003F0BC3"/>
    <w:rsid w:val="003F1492"/>
    <w:rsid w:val="003F17C9"/>
    <w:rsid w:val="003F1810"/>
    <w:rsid w:val="003F1CAE"/>
    <w:rsid w:val="003F1CC6"/>
    <w:rsid w:val="003F1E88"/>
    <w:rsid w:val="003F25A6"/>
    <w:rsid w:val="003F2660"/>
    <w:rsid w:val="003F2EE6"/>
    <w:rsid w:val="003F318E"/>
    <w:rsid w:val="003F31C7"/>
    <w:rsid w:val="003F33F4"/>
    <w:rsid w:val="003F3838"/>
    <w:rsid w:val="003F3CEC"/>
    <w:rsid w:val="003F4787"/>
    <w:rsid w:val="003F4A69"/>
    <w:rsid w:val="003F4AA8"/>
    <w:rsid w:val="003F59A4"/>
    <w:rsid w:val="003F5FDF"/>
    <w:rsid w:val="003F6391"/>
    <w:rsid w:val="003F67CA"/>
    <w:rsid w:val="003F6BF6"/>
    <w:rsid w:val="003F6CE3"/>
    <w:rsid w:val="003F6E04"/>
    <w:rsid w:val="003F76A0"/>
    <w:rsid w:val="003F7732"/>
    <w:rsid w:val="003F7878"/>
    <w:rsid w:val="00400981"/>
    <w:rsid w:val="004009A1"/>
    <w:rsid w:val="00400A3D"/>
    <w:rsid w:val="00400E5A"/>
    <w:rsid w:val="00401250"/>
    <w:rsid w:val="0040161B"/>
    <w:rsid w:val="00401D94"/>
    <w:rsid w:val="00401E39"/>
    <w:rsid w:val="00401F97"/>
    <w:rsid w:val="0040275B"/>
    <w:rsid w:val="0040294C"/>
    <w:rsid w:val="00403022"/>
    <w:rsid w:val="00403133"/>
    <w:rsid w:val="004035FF"/>
    <w:rsid w:val="00403DCA"/>
    <w:rsid w:val="004042E8"/>
    <w:rsid w:val="00404971"/>
    <w:rsid w:val="00404F74"/>
    <w:rsid w:val="00405788"/>
    <w:rsid w:val="00405AC3"/>
    <w:rsid w:val="00406535"/>
    <w:rsid w:val="0040675B"/>
    <w:rsid w:val="00406B76"/>
    <w:rsid w:val="00406B78"/>
    <w:rsid w:val="00406CB2"/>
    <w:rsid w:val="004073BA"/>
    <w:rsid w:val="00407941"/>
    <w:rsid w:val="00407C06"/>
    <w:rsid w:val="00410443"/>
    <w:rsid w:val="00411572"/>
    <w:rsid w:val="0041162E"/>
    <w:rsid w:val="00411A7A"/>
    <w:rsid w:val="00411B7F"/>
    <w:rsid w:val="00411BBB"/>
    <w:rsid w:val="00411CA3"/>
    <w:rsid w:val="00411CBB"/>
    <w:rsid w:val="00412C8A"/>
    <w:rsid w:val="00412E74"/>
    <w:rsid w:val="00412FA3"/>
    <w:rsid w:val="00412FCE"/>
    <w:rsid w:val="004130C7"/>
    <w:rsid w:val="00413152"/>
    <w:rsid w:val="004131E2"/>
    <w:rsid w:val="00413435"/>
    <w:rsid w:val="004135CD"/>
    <w:rsid w:val="0041366E"/>
    <w:rsid w:val="004137A7"/>
    <w:rsid w:val="00413DEE"/>
    <w:rsid w:val="00414100"/>
    <w:rsid w:val="004141CE"/>
    <w:rsid w:val="004143BE"/>
    <w:rsid w:val="004148E9"/>
    <w:rsid w:val="00414A32"/>
    <w:rsid w:val="00414BB9"/>
    <w:rsid w:val="004151FB"/>
    <w:rsid w:val="00416195"/>
    <w:rsid w:val="0041630E"/>
    <w:rsid w:val="004165B9"/>
    <w:rsid w:val="004167D9"/>
    <w:rsid w:val="00416AED"/>
    <w:rsid w:val="00416C26"/>
    <w:rsid w:val="0041756B"/>
    <w:rsid w:val="00417640"/>
    <w:rsid w:val="00417776"/>
    <w:rsid w:val="00420899"/>
    <w:rsid w:val="00421651"/>
    <w:rsid w:val="00421A02"/>
    <w:rsid w:val="00422129"/>
    <w:rsid w:val="004225A6"/>
    <w:rsid w:val="004228CB"/>
    <w:rsid w:val="00422E10"/>
    <w:rsid w:val="004234E2"/>
    <w:rsid w:val="00424196"/>
    <w:rsid w:val="00424C98"/>
    <w:rsid w:val="00424FE6"/>
    <w:rsid w:val="00425FA4"/>
    <w:rsid w:val="00426654"/>
    <w:rsid w:val="00426D6E"/>
    <w:rsid w:val="00426E91"/>
    <w:rsid w:val="0042730C"/>
    <w:rsid w:val="00427C17"/>
    <w:rsid w:val="00427CFC"/>
    <w:rsid w:val="00430299"/>
    <w:rsid w:val="0043043B"/>
    <w:rsid w:val="00431032"/>
    <w:rsid w:val="00431143"/>
    <w:rsid w:val="004313C8"/>
    <w:rsid w:val="00431512"/>
    <w:rsid w:val="00431607"/>
    <w:rsid w:val="00431647"/>
    <w:rsid w:val="0043189E"/>
    <w:rsid w:val="004327D3"/>
    <w:rsid w:val="0043293F"/>
    <w:rsid w:val="00432D67"/>
    <w:rsid w:val="00433120"/>
    <w:rsid w:val="0043322A"/>
    <w:rsid w:val="004333F5"/>
    <w:rsid w:val="004333F8"/>
    <w:rsid w:val="00433B53"/>
    <w:rsid w:val="00433B83"/>
    <w:rsid w:val="00433F13"/>
    <w:rsid w:val="004340C1"/>
    <w:rsid w:val="00434230"/>
    <w:rsid w:val="004343D4"/>
    <w:rsid w:val="00434CDD"/>
    <w:rsid w:val="00435515"/>
    <w:rsid w:val="00435525"/>
    <w:rsid w:val="0043592D"/>
    <w:rsid w:val="00435C40"/>
    <w:rsid w:val="004360FE"/>
    <w:rsid w:val="004366A2"/>
    <w:rsid w:val="00436836"/>
    <w:rsid w:val="00436B12"/>
    <w:rsid w:val="00437391"/>
    <w:rsid w:val="00437449"/>
    <w:rsid w:val="00437812"/>
    <w:rsid w:val="004379B0"/>
    <w:rsid w:val="00437A79"/>
    <w:rsid w:val="00437DA9"/>
    <w:rsid w:val="00440275"/>
    <w:rsid w:val="004406E4"/>
    <w:rsid w:val="0044155A"/>
    <w:rsid w:val="00441747"/>
    <w:rsid w:val="00441920"/>
    <w:rsid w:val="00441A53"/>
    <w:rsid w:val="00442029"/>
    <w:rsid w:val="004424E7"/>
    <w:rsid w:val="00443680"/>
    <w:rsid w:val="00443C40"/>
    <w:rsid w:val="00444001"/>
    <w:rsid w:val="00444412"/>
    <w:rsid w:val="00444F49"/>
    <w:rsid w:val="00445250"/>
    <w:rsid w:val="0044582D"/>
    <w:rsid w:val="0044585C"/>
    <w:rsid w:val="00445BBE"/>
    <w:rsid w:val="00445E44"/>
    <w:rsid w:val="00446718"/>
    <w:rsid w:val="00446C8F"/>
    <w:rsid w:val="0044753D"/>
    <w:rsid w:val="004477A2"/>
    <w:rsid w:val="00447963"/>
    <w:rsid w:val="00447E45"/>
    <w:rsid w:val="00447ED6"/>
    <w:rsid w:val="0045014E"/>
    <w:rsid w:val="00450238"/>
    <w:rsid w:val="004506BF"/>
    <w:rsid w:val="004506D2"/>
    <w:rsid w:val="00451037"/>
    <w:rsid w:val="004511FA"/>
    <w:rsid w:val="00451592"/>
    <w:rsid w:val="004518A7"/>
    <w:rsid w:val="00452062"/>
    <w:rsid w:val="00452B07"/>
    <w:rsid w:val="00452BCB"/>
    <w:rsid w:val="00453564"/>
    <w:rsid w:val="00453B70"/>
    <w:rsid w:val="004542A5"/>
    <w:rsid w:val="0045446A"/>
    <w:rsid w:val="0045453E"/>
    <w:rsid w:val="004546F6"/>
    <w:rsid w:val="0045511A"/>
    <w:rsid w:val="004554EF"/>
    <w:rsid w:val="00455B4F"/>
    <w:rsid w:val="00455CE4"/>
    <w:rsid w:val="00455F42"/>
    <w:rsid w:val="00456292"/>
    <w:rsid w:val="0045640C"/>
    <w:rsid w:val="00456657"/>
    <w:rsid w:val="004566BC"/>
    <w:rsid w:val="00456932"/>
    <w:rsid w:val="00457C0C"/>
    <w:rsid w:val="00457CE5"/>
    <w:rsid w:val="00460865"/>
    <w:rsid w:val="00460AD1"/>
    <w:rsid w:val="00460AD5"/>
    <w:rsid w:val="00460F07"/>
    <w:rsid w:val="00460F86"/>
    <w:rsid w:val="00461009"/>
    <w:rsid w:val="004610F9"/>
    <w:rsid w:val="00461227"/>
    <w:rsid w:val="004615CA"/>
    <w:rsid w:val="00461B2A"/>
    <w:rsid w:val="00461F64"/>
    <w:rsid w:val="00462399"/>
    <w:rsid w:val="00462CB0"/>
    <w:rsid w:val="0046385B"/>
    <w:rsid w:val="00463A70"/>
    <w:rsid w:val="00463A7C"/>
    <w:rsid w:val="0046417F"/>
    <w:rsid w:val="0046420E"/>
    <w:rsid w:val="004662D5"/>
    <w:rsid w:val="00466906"/>
    <w:rsid w:val="00466DA6"/>
    <w:rsid w:val="004670C7"/>
    <w:rsid w:val="004670D4"/>
    <w:rsid w:val="00467141"/>
    <w:rsid w:val="00467607"/>
    <w:rsid w:val="00467700"/>
    <w:rsid w:val="00467D21"/>
    <w:rsid w:val="00470DF4"/>
    <w:rsid w:val="00470E98"/>
    <w:rsid w:val="00471052"/>
    <w:rsid w:val="0047184E"/>
    <w:rsid w:val="00471C75"/>
    <w:rsid w:val="00471CAA"/>
    <w:rsid w:val="004722C2"/>
    <w:rsid w:val="004724E3"/>
    <w:rsid w:val="00472CEE"/>
    <w:rsid w:val="00473052"/>
    <w:rsid w:val="0047315E"/>
    <w:rsid w:val="004734F4"/>
    <w:rsid w:val="004735DE"/>
    <w:rsid w:val="00473695"/>
    <w:rsid w:val="00473707"/>
    <w:rsid w:val="00473843"/>
    <w:rsid w:val="00473A74"/>
    <w:rsid w:val="00473FB8"/>
    <w:rsid w:val="00474C6B"/>
    <w:rsid w:val="00474ECA"/>
    <w:rsid w:val="00475058"/>
    <w:rsid w:val="004751FF"/>
    <w:rsid w:val="0047552A"/>
    <w:rsid w:val="00475606"/>
    <w:rsid w:val="00476443"/>
    <w:rsid w:val="00476569"/>
    <w:rsid w:val="0047662E"/>
    <w:rsid w:val="00476B33"/>
    <w:rsid w:val="00476F36"/>
    <w:rsid w:val="0047700E"/>
    <w:rsid w:val="004772E0"/>
    <w:rsid w:val="00477980"/>
    <w:rsid w:val="00477C24"/>
    <w:rsid w:val="00477ED2"/>
    <w:rsid w:val="00477ED3"/>
    <w:rsid w:val="004803DA"/>
    <w:rsid w:val="00480637"/>
    <w:rsid w:val="00480708"/>
    <w:rsid w:val="004807B5"/>
    <w:rsid w:val="00480D87"/>
    <w:rsid w:val="004812F9"/>
    <w:rsid w:val="0048135B"/>
    <w:rsid w:val="00481B63"/>
    <w:rsid w:val="00481BDE"/>
    <w:rsid w:val="00481D34"/>
    <w:rsid w:val="0048211D"/>
    <w:rsid w:val="00482F23"/>
    <w:rsid w:val="00483532"/>
    <w:rsid w:val="00483B06"/>
    <w:rsid w:val="00484400"/>
    <w:rsid w:val="00484848"/>
    <w:rsid w:val="00484D3D"/>
    <w:rsid w:val="00485192"/>
    <w:rsid w:val="004851A0"/>
    <w:rsid w:val="00485780"/>
    <w:rsid w:val="004860AE"/>
    <w:rsid w:val="00486575"/>
    <w:rsid w:val="00486DDA"/>
    <w:rsid w:val="00486FD7"/>
    <w:rsid w:val="00487705"/>
    <w:rsid w:val="00487765"/>
    <w:rsid w:val="004878C8"/>
    <w:rsid w:val="004879CA"/>
    <w:rsid w:val="00487EA6"/>
    <w:rsid w:val="004900CB"/>
    <w:rsid w:val="004902D0"/>
    <w:rsid w:val="00491024"/>
    <w:rsid w:val="00491292"/>
    <w:rsid w:val="00491B21"/>
    <w:rsid w:val="00491D8A"/>
    <w:rsid w:val="00491DE3"/>
    <w:rsid w:val="0049295C"/>
    <w:rsid w:val="00492CEC"/>
    <w:rsid w:val="00492DA7"/>
    <w:rsid w:val="0049334C"/>
    <w:rsid w:val="004934BB"/>
    <w:rsid w:val="0049365D"/>
    <w:rsid w:val="00493738"/>
    <w:rsid w:val="00494588"/>
    <w:rsid w:val="00494699"/>
    <w:rsid w:val="004948E0"/>
    <w:rsid w:val="00494C31"/>
    <w:rsid w:val="00494EA9"/>
    <w:rsid w:val="004957CE"/>
    <w:rsid w:val="00495A1A"/>
    <w:rsid w:val="00495B5F"/>
    <w:rsid w:val="00495C09"/>
    <w:rsid w:val="00495C9A"/>
    <w:rsid w:val="00495E31"/>
    <w:rsid w:val="00495E47"/>
    <w:rsid w:val="00495FE3"/>
    <w:rsid w:val="004960B7"/>
    <w:rsid w:val="00496413"/>
    <w:rsid w:val="0049642A"/>
    <w:rsid w:val="00496EDE"/>
    <w:rsid w:val="004973A6"/>
    <w:rsid w:val="004977F2"/>
    <w:rsid w:val="00497A0D"/>
    <w:rsid w:val="00497B53"/>
    <w:rsid w:val="00497B78"/>
    <w:rsid w:val="00497EED"/>
    <w:rsid w:val="004A0E96"/>
    <w:rsid w:val="004A1DBF"/>
    <w:rsid w:val="004A1E79"/>
    <w:rsid w:val="004A206C"/>
    <w:rsid w:val="004A21A0"/>
    <w:rsid w:val="004A29E0"/>
    <w:rsid w:val="004A2B8D"/>
    <w:rsid w:val="004A2F4D"/>
    <w:rsid w:val="004A3367"/>
    <w:rsid w:val="004A3632"/>
    <w:rsid w:val="004A4020"/>
    <w:rsid w:val="004A436F"/>
    <w:rsid w:val="004A4785"/>
    <w:rsid w:val="004A4999"/>
    <w:rsid w:val="004A508D"/>
    <w:rsid w:val="004A5762"/>
    <w:rsid w:val="004A5EC6"/>
    <w:rsid w:val="004A6187"/>
    <w:rsid w:val="004A6491"/>
    <w:rsid w:val="004A6D6B"/>
    <w:rsid w:val="004A70B6"/>
    <w:rsid w:val="004A70E1"/>
    <w:rsid w:val="004A72DD"/>
    <w:rsid w:val="004A7306"/>
    <w:rsid w:val="004A73D1"/>
    <w:rsid w:val="004A7AB1"/>
    <w:rsid w:val="004A7EC0"/>
    <w:rsid w:val="004B060C"/>
    <w:rsid w:val="004B063A"/>
    <w:rsid w:val="004B0DF6"/>
    <w:rsid w:val="004B0FBE"/>
    <w:rsid w:val="004B11D6"/>
    <w:rsid w:val="004B1354"/>
    <w:rsid w:val="004B14E2"/>
    <w:rsid w:val="004B16FD"/>
    <w:rsid w:val="004B1796"/>
    <w:rsid w:val="004B19D5"/>
    <w:rsid w:val="004B21B2"/>
    <w:rsid w:val="004B21D1"/>
    <w:rsid w:val="004B24B4"/>
    <w:rsid w:val="004B2663"/>
    <w:rsid w:val="004B26E8"/>
    <w:rsid w:val="004B2DAB"/>
    <w:rsid w:val="004B3128"/>
    <w:rsid w:val="004B324E"/>
    <w:rsid w:val="004B3388"/>
    <w:rsid w:val="004B3629"/>
    <w:rsid w:val="004B376D"/>
    <w:rsid w:val="004B382E"/>
    <w:rsid w:val="004B3863"/>
    <w:rsid w:val="004B38C3"/>
    <w:rsid w:val="004B3AF3"/>
    <w:rsid w:val="004B3C75"/>
    <w:rsid w:val="004B3F49"/>
    <w:rsid w:val="004B41FD"/>
    <w:rsid w:val="004B43C7"/>
    <w:rsid w:val="004B54D0"/>
    <w:rsid w:val="004B563F"/>
    <w:rsid w:val="004B7174"/>
    <w:rsid w:val="004B7475"/>
    <w:rsid w:val="004B74B5"/>
    <w:rsid w:val="004B74C9"/>
    <w:rsid w:val="004B76F7"/>
    <w:rsid w:val="004C00AD"/>
    <w:rsid w:val="004C045B"/>
    <w:rsid w:val="004C04BA"/>
    <w:rsid w:val="004C04FE"/>
    <w:rsid w:val="004C0AF5"/>
    <w:rsid w:val="004C111A"/>
    <w:rsid w:val="004C11B8"/>
    <w:rsid w:val="004C130C"/>
    <w:rsid w:val="004C155A"/>
    <w:rsid w:val="004C180F"/>
    <w:rsid w:val="004C18A6"/>
    <w:rsid w:val="004C1EED"/>
    <w:rsid w:val="004C2345"/>
    <w:rsid w:val="004C2A04"/>
    <w:rsid w:val="004C2F0F"/>
    <w:rsid w:val="004C31A2"/>
    <w:rsid w:val="004C3430"/>
    <w:rsid w:val="004C3A90"/>
    <w:rsid w:val="004C3CC1"/>
    <w:rsid w:val="004C44FD"/>
    <w:rsid w:val="004C45AE"/>
    <w:rsid w:val="004C4741"/>
    <w:rsid w:val="004C4DD0"/>
    <w:rsid w:val="004C51F3"/>
    <w:rsid w:val="004C53EC"/>
    <w:rsid w:val="004C5AE8"/>
    <w:rsid w:val="004C5C15"/>
    <w:rsid w:val="004C6266"/>
    <w:rsid w:val="004C637B"/>
    <w:rsid w:val="004C6538"/>
    <w:rsid w:val="004C6E0C"/>
    <w:rsid w:val="004C72B8"/>
    <w:rsid w:val="004C75FF"/>
    <w:rsid w:val="004C781E"/>
    <w:rsid w:val="004C7EAF"/>
    <w:rsid w:val="004C7EC0"/>
    <w:rsid w:val="004D0235"/>
    <w:rsid w:val="004D02FA"/>
    <w:rsid w:val="004D0671"/>
    <w:rsid w:val="004D07B3"/>
    <w:rsid w:val="004D0932"/>
    <w:rsid w:val="004D0DCA"/>
    <w:rsid w:val="004D0F0E"/>
    <w:rsid w:val="004D1327"/>
    <w:rsid w:val="004D14DD"/>
    <w:rsid w:val="004D1FFE"/>
    <w:rsid w:val="004D23BE"/>
    <w:rsid w:val="004D286F"/>
    <w:rsid w:val="004D2885"/>
    <w:rsid w:val="004D3637"/>
    <w:rsid w:val="004D3902"/>
    <w:rsid w:val="004D394B"/>
    <w:rsid w:val="004D3A16"/>
    <w:rsid w:val="004D43E9"/>
    <w:rsid w:val="004D457D"/>
    <w:rsid w:val="004D45F0"/>
    <w:rsid w:val="004D479C"/>
    <w:rsid w:val="004D4A32"/>
    <w:rsid w:val="004D4CEA"/>
    <w:rsid w:val="004D4E18"/>
    <w:rsid w:val="004D548C"/>
    <w:rsid w:val="004D567E"/>
    <w:rsid w:val="004D57BD"/>
    <w:rsid w:val="004D5BD2"/>
    <w:rsid w:val="004D5D84"/>
    <w:rsid w:val="004D5F05"/>
    <w:rsid w:val="004D6273"/>
    <w:rsid w:val="004D63D6"/>
    <w:rsid w:val="004D6954"/>
    <w:rsid w:val="004D6BF3"/>
    <w:rsid w:val="004D744E"/>
    <w:rsid w:val="004D74F9"/>
    <w:rsid w:val="004D7A09"/>
    <w:rsid w:val="004D7E37"/>
    <w:rsid w:val="004E05D7"/>
    <w:rsid w:val="004E13EA"/>
    <w:rsid w:val="004E1A8C"/>
    <w:rsid w:val="004E1D6B"/>
    <w:rsid w:val="004E239D"/>
    <w:rsid w:val="004E25C5"/>
    <w:rsid w:val="004E26AC"/>
    <w:rsid w:val="004E2808"/>
    <w:rsid w:val="004E2C5E"/>
    <w:rsid w:val="004E2EAB"/>
    <w:rsid w:val="004E3726"/>
    <w:rsid w:val="004E3E49"/>
    <w:rsid w:val="004E40EF"/>
    <w:rsid w:val="004E411B"/>
    <w:rsid w:val="004E4332"/>
    <w:rsid w:val="004E4779"/>
    <w:rsid w:val="004E48FB"/>
    <w:rsid w:val="004E4ED2"/>
    <w:rsid w:val="004E5065"/>
    <w:rsid w:val="004E521C"/>
    <w:rsid w:val="004E5354"/>
    <w:rsid w:val="004E55C2"/>
    <w:rsid w:val="004E58A4"/>
    <w:rsid w:val="004E5D67"/>
    <w:rsid w:val="004E6A82"/>
    <w:rsid w:val="004E737A"/>
    <w:rsid w:val="004E7717"/>
    <w:rsid w:val="004E79DC"/>
    <w:rsid w:val="004E7EAA"/>
    <w:rsid w:val="004F0657"/>
    <w:rsid w:val="004F0A92"/>
    <w:rsid w:val="004F0C85"/>
    <w:rsid w:val="004F0CA1"/>
    <w:rsid w:val="004F0DE4"/>
    <w:rsid w:val="004F1AEB"/>
    <w:rsid w:val="004F1DCE"/>
    <w:rsid w:val="004F2100"/>
    <w:rsid w:val="004F2111"/>
    <w:rsid w:val="004F250C"/>
    <w:rsid w:val="004F2A06"/>
    <w:rsid w:val="004F2B3F"/>
    <w:rsid w:val="004F2C06"/>
    <w:rsid w:val="004F2CB8"/>
    <w:rsid w:val="004F30F3"/>
    <w:rsid w:val="004F391D"/>
    <w:rsid w:val="004F3BCF"/>
    <w:rsid w:val="004F3DBA"/>
    <w:rsid w:val="004F4142"/>
    <w:rsid w:val="004F4D60"/>
    <w:rsid w:val="004F506E"/>
    <w:rsid w:val="004F5299"/>
    <w:rsid w:val="004F553E"/>
    <w:rsid w:val="004F65E6"/>
    <w:rsid w:val="004F6796"/>
    <w:rsid w:val="004F6BE1"/>
    <w:rsid w:val="004F7953"/>
    <w:rsid w:val="004F7D93"/>
    <w:rsid w:val="004F7F6B"/>
    <w:rsid w:val="005008B5"/>
    <w:rsid w:val="00500953"/>
    <w:rsid w:val="00500AA7"/>
    <w:rsid w:val="00500B5B"/>
    <w:rsid w:val="00500D13"/>
    <w:rsid w:val="00501048"/>
    <w:rsid w:val="005020BA"/>
    <w:rsid w:val="005020C9"/>
    <w:rsid w:val="005024D2"/>
    <w:rsid w:val="0050251C"/>
    <w:rsid w:val="005026A2"/>
    <w:rsid w:val="00502945"/>
    <w:rsid w:val="005032C6"/>
    <w:rsid w:val="00503D55"/>
    <w:rsid w:val="00504279"/>
    <w:rsid w:val="0050438F"/>
    <w:rsid w:val="0050442B"/>
    <w:rsid w:val="005045FE"/>
    <w:rsid w:val="005050A6"/>
    <w:rsid w:val="00505E6C"/>
    <w:rsid w:val="005062F9"/>
    <w:rsid w:val="00506397"/>
    <w:rsid w:val="0050643B"/>
    <w:rsid w:val="0050670E"/>
    <w:rsid w:val="00506A04"/>
    <w:rsid w:val="00506CF0"/>
    <w:rsid w:val="00506DB0"/>
    <w:rsid w:val="005070E9"/>
    <w:rsid w:val="0050717B"/>
    <w:rsid w:val="00507225"/>
    <w:rsid w:val="005073E3"/>
    <w:rsid w:val="0050782F"/>
    <w:rsid w:val="005078C9"/>
    <w:rsid w:val="00507AF2"/>
    <w:rsid w:val="00507E16"/>
    <w:rsid w:val="00507E73"/>
    <w:rsid w:val="0051037E"/>
    <w:rsid w:val="005103C3"/>
    <w:rsid w:val="005104E0"/>
    <w:rsid w:val="005115D6"/>
    <w:rsid w:val="005116A1"/>
    <w:rsid w:val="0051198E"/>
    <w:rsid w:val="00512104"/>
    <w:rsid w:val="005126A6"/>
    <w:rsid w:val="005131AC"/>
    <w:rsid w:val="00513873"/>
    <w:rsid w:val="00513912"/>
    <w:rsid w:val="00513965"/>
    <w:rsid w:val="00513A75"/>
    <w:rsid w:val="00513AD8"/>
    <w:rsid w:val="00513FA7"/>
    <w:rsid w:val="0051401E"/>
    <w:rsid w:val="0051409A"/>
    <w:rsid w:val="00514121"/>
    <w:rsid w:val="005143A4"/>
    <w:rsid w:val="005144A9"/>
    <w:rsid w:val="00515068"/>
    <w:rsid w:val="005155ED"/>
    <w:rsid w:val="00515B4A"/>
    <w:rsid w:val="005161E3"/>
    <w:rsid w:val="00516283"/>
    <w:rsid w:val="00516558"/>
    <w:rsid w:val="00516693"/>
    <w:rsid w:val="005168BB"/>
    <w:rsid w:val="00516DBB"/>
    <w:rsid w:val="005172BF"/>
    <w:rsid w:val="005176A9"/>
    <w:rsid w:val="005178D4"/>
    <w:rsid w:val="00520265"/>
    <w:rsid w:val="00520870"/>
    <w:rsid w:val="00520AF3"/>
    <w:rsid w:val="00520B29"/>
    <w:rsid w:val="00521023"/>
    <w:rsid w:val="005214A4"/>
    <w:rsid w:val="0052177A"/>
    <w:rsid w:val="00521A36"/>
    <w:rsid w:val="00521A42"/>
    <w:rsid w:val="00521B60"/>
    <w:rsid w:val="00521C4D"/>
    <w:rsid w:val="00521EA0"/>
    <w:rsid w:val="005224A5"/>
    <w:rsid w:val="00522787"/>
    <w:rsid w:val="005227F0"/>
    <w:rsid w:val="00522FAC"/>
    <w:rsid w:val="0052306C"/>
    <w:rsid w:val="00523455"/>
    <w:rsid w:val="0052376F"/>
    <w:rsid w:val="00523BB7"/>
    <w:rsid w:val="00523FB2"/>
    <w:rsid w:val="0052426C"/>
    <w:rsid w:val="00524CFA"/>
    <w:rsid w:val="00525112"/>
    <w:rsid w:val="00525482"/>
    <w:rsid w:val="005260CD"/>
    <w:rsid w:val="005264CC"/>
    <w:rsid w:val="00526AE5"/>
    <w:rsid w:val="00526CE7"/>
    <w:rsid w:val="00526F9E"/>
    <w:rsid w:val="00527925"/>
    <w:rsid w:val="00527ECA"/>
    <w:rsid w:val="005308D5"/>
    <w:rsid w:val="0053147A"/>
    <w:rsid w:val="005314FE"/>
    <w:rsid w:val="0053151C"/>
    <w:rsid w:val="00531575"/>
    <w:rsid w:val="00531B66"/>
    <w:rsid w:val="00532106"/>
    <w:rsid w:val="00532393"/>
    <w:rsid w:val="0053289B"/>
    <w:rsid w:val="00532D27"/>
    <w:rsid w:val="00532EB7"/>
    <w:rsid w:val="00533604"/>
    <w:rsid w:val="00533EE6"/>
    <w:rsid w:val="005348A3"/>
    <w:rsid w:val="00534916"/>
    <w:rsid w:val="00534C01"/>
    <w:rsid w:val="0053507D"/>
    <w:rsid w:val="00535393"/>
    <w:rsid w:val="005355F4"/>
    <w:rsid w:val="00535783"/>
    <w:rsid w:val="00535912"/>
    <w:rsid w:val="00535E1F"/>
    <w:rsid w:val="005361FF"/>
    <w:rsid w:val="00536216"/>
    <w:rsid w:val="005364D1"/>
    <w:rsid w:val="005372CC"/>
    <w:rsid w:val="00537311"/>
    <w:rsid w:val="005373F2"/>
    <w:rsid w:val="00537E57"/>
    <w:rsid w:val="00537EBC"/>
    <w:rsid w:val="00537FB2"/>
    <w:rsid w:val="00540141"/>
    <w:rsid w:val="0054084F"/>
    <w:rsid w:val="0054087B"/>
    <w:rsid w:val="00540B4C"/>
    <w:rsid w:val="00540B69"/>
    <w:rsid w:val="005419A6"/>
    <w:rsid w:val="00541B38"/>
    <w:rsid w:val="00541D98"/>
    <w:rsid w:val="00541E39"/>
    <w:rsid w:val="005428C7"/>
    <w:rsid w:val="00542DDA"/>
    <w:rsid w:val="00542EE4"/>
    <w:rsid w:val="00543552"/>
    <w:rsid w:val="005435F5"/>
    <w:rsid w:val="005436EB"/>
    <w:rsid w:val="005436FA"/>
    <w:rsid w:val="00543D59"/>
    <w:rsid w:val="005440B7"/>
    <w:rsid w:val="0054421D"/>
    <w:rsid w:val="0054471B"/>
    <w:rsid w:val="00544D10"/>
    <w:rsid w:val="00544FB0"/>
    <w:rsid w:val="00545C83"/>
    <w:rsid w:val="00545D6A"/>
    <w:rsid w:val="00545D81"/>
    <w:rsid w:val="0054604B"/>
    <w:rsid w:val="005466B6"/>
    <w:rsid w:val="00546F83"/>
    <w:rsid w:val="005472F8"/>
    <w:rsid w:val="005474C5"/>
    <w:rsid w:val="00547790"/>
    <w:rsid w:val="0055066A"/>
    <w:rsid w:val="005514F5"/>
    <w:rsid w:val="0055182F"/>
    <w:rsid w:val="00551B81"/>
    <w:rsid w:val="00551F9C"/>
    <w:rsid w:val="00552417"/>
    <w:rsid w:val="0055251B"/>
    <w:rsid w:val="00552916"/>
    <w:rsid w:val="00552B78"/>
    <w:rsid w:val="00552B94"/>
    <w:rsid w:val="00552D0E"/>
    <w:rsid w:val="00553175"/>
    <w:rsid w:val="005532D9"/>
    <w:rsid w:val="00553469"/>
    <w:rsid w:val="00553507"/>
    <w:rsid w:val="005536C9"/>
    <w:rsid w:val="00553DDC"/>
    <w:rsid w:val="00553E3C"/>
    <w:rsid w:val="00554020"/>
    <w:rsid w:val="005540E9"/>
    <w:rsid w:val="005544BB"/>
    <w:rsid w:val="0055463B"/>
    <w:rsid w:val="00554CA2"/>
    <w:rsid w:val="005557B6"/>
    <w:rsid w:val="00555C50"/>
    <w:rsid w:val="00555E57"/>
    <w:rsid w:val="005562AE"/>
    <w:rsid w:val="0055689E"/>
    <w:rsid w:val="00556AE3"/>
    <w:rsid w:val="00556F0B"/>
    <w:rsid w:val="00557365"/>
    <w:rsid w:val="00557472"/>
    <w:rsid w:val="005578CD"/>
    <w:rsid w:val="00560056"/>
    <w:rsid w:val="00560161"/>
    <w:rsid w:val="00561BF0"/>
    <w:rsid w:val="00561D32"/>
    <w:rsid w:val="00561E61"/>
    <w:rsid w:val="00561E6B"/>
    <w:rsid w:val="00562945"/>
    <w:rsid w:val="005629B0"/>
    <w:rsid w:val="00563804"/>
    <w:rsid w:val="005649B8"/>
    <w:rsid w:val="00564E52"/>
    <w:rsid w:val="00565013"/>
    <w:rsid w:val="00565B9A"/>
    <w:rsid w:val="00565BB8"/>
    <w:rsid w:val="00565BE8"/>
    <w:rsid w:val="005661AC"/>
    <w:rsid w:val="00566639"/>
    <w:rsid w:val="005667B3"/>
    <w:rsid w:val="005667CE"/>
    <w:rsid w:val="00566A1F"/>
    <w:rsid w:val="00566AB4"/>
    <w:rsid w:val="00566B3E"/>
    <w:rsid w:val="00566C48"/>
    <w:rsid w:val="00566F08"/>
    <w:rsid w:val="00570248"/>
    <w:rsid w:val="005702CD"/>
    <w:rsid w:val="00570378"/>
    <w:rsid w:val="005707D0"/>
    <w:rsid w:val="00570A8B"/>
    <w:rsid w:val="00570A92"/>
    <w:rsid w:val="00570A95"/>
    <w:rsid w:val="00570AC8"/>
    <w:rsid w:val="00570C77"/>
    <w:rsid w:val="00570D1D"/>
    <w:rsid w:val="00570F6D"/>
    <w:rsid w:val="00570FCF"/>
    <w:rsid w:val="00570FED"/>
    <w:rsid w:val="00571C63"/>
    <w:rsid w:val="00571E18"/>
    <w:rsid w:val="00572469"/>
    <w:rsid w:val="0057277B"/>
    <w:rsid w:val="00572793"/>
    <w:rsid w:val="00572D64"/>
    <w:rsid w:val="00572F07"/>
    <w:rsid w:val="0057306E"/>
    <w:rsid w:val="0057324D"/>
    <w:rsid w:val="0057343A"/>
    <w:rsid w:val="00573AE1"/>
    <w:rsid w:val="00573DBF"/>
    <w:rsid w:val="00574028"/>
    <w:rsid w:val="005740E6"/>
    <w:rsid w:val="005746D7"/>
    <w:rsid w:val="00574735"/>
    <w:rsid w:val="00574891"/>
    <w:rsid w:val="0057499B"/>
    <w:rsid w:val="0057499F"/>
    <w:rsid w:val="0057539F"/>
    <w:rsid w:val="0057543B"/>
    <w:rsid w:val="005757A2"/>
    <w:rsid w:val="005765F1"/>
    <w:rsid w:val="00576829"/>
    <w:rsid w:val="00576CD5"/>
    <w:rsid w:val="00576D61"/>
    <w:rsid w:val="005770A1"/>
    <w:rsid w:val="0057731C"/>
    <w:rsid w:val="005773B4"/>
    <w:rsid w:val="0057793C"/>
    <w:rsid w:val="0057799F"/>
    <w:rsid w:val="005801EC"/>
    <w:rsid w:val="00580629"/>
    <w:rsid w:val="0058065F"/>
    <w:rsid w:val="005806CB"/>
    <w:rsid w:val="00580834"/>
    <w:rsid w:val="00580ECF"/>
    <w:rsid w:val="00581301"/>
    <w:rsid w:val="00581593"/>
    <w:rsid w:val="005815FB"/>
    <w:rsid w:val="00581837"/>
    <w:rsid w:val="00582522"/>
    <w:rsid w:val="0058289D"/>
    <w:rsid w:val="0058290F"/>
    <w:rsid w:val="00582BC0"/>
    <w:rsid w:val="00582EEF"/>
    <w:rsid w:val="0058317A"/>
    <w:rsid w:val="00583356"/>
    <w:rsid w:val="005840CC"/>
    <w:rsid w:val="005845DD"/>
    <w:rsid w:val="00584945"/>
    <w:rsid w:val="0058495F"/>
    <w:rsid w:val="00584AE3"/>
    <w:rsid w:val="00584CC1"/>
    <w:rsid w:val="00584FBE"/>
    <w:rsid w:val="005855C9"/>
    <w:rsid w:val="00585618"/>
    <w:rsid w:val="00585635"/>
    <w:rsid w:val="00585CA9"/>
    <w:rsid w:val="005869ED"/>
    <w:rsid w:val="0058792A"/>
    <w:rsid w:val="00587CCA"/>
    <w:rsid w:val="00587ED5"/>
    <w:rsid w:val="00590046"/>
    <w:rsid w:val="00590197"/>
    <w:rsid w:val="005901F0"/>
    <w:rsid w:val="005907FB"/>
    <w:rsid w:val="00590B1E"/>
    <w:rsid w:val="005919DB"/>
    <w:rsid w:val="0059242D"/>
    <w:rsid w:val="00592456"/>
    <w:rsid w:val="005926FB"/>
    <w:rsid w:val="00592A48"/>
    <w:rsid w:val="0059318A"/>
    <w:rsid w:val="00593559"/>
    <w:rsid w:val="00593A6E"/>
    <w:rsid w:val="00593DB9"/>
    <w:rsid w:val="00594243"/>
    <w:rsid w:val="0059468E"/>
    <w:rsid w:val="00594F1B"/>
    <w:rsid w:val="00595754"/>
    <w:rsid w:val="00595A1F"/>
    <w:rsid w:val="00595D5D"/>
    <w:rsid w:val="00595E31"/>
    <w:rsid w:val="005964D7"/>
    <w:rsid w:val="005966F9"/>
    <w:rsid w:val="00596734"/>
    <w:rsid w:val="00596AAC"/>
    <w:rsid w:val="00596AF0"/>
    <w:rsid w:val="00596CF2"/>
    <w:rsid w:val="00596DE5"/>
    <w:rsid w:val="00597105"/>
    <w:rsid w:val="005971FF"/>
    <w:rsid w:val="005973C0"/>
    <w:rsid w:val="0059779E"/>
    <w:rsid w:val="0059783A"/>
    <w:rsid w:val="00597866"/>
    <w:rsid w:val="00597C77"/>
    <w:rsid w:val="005A00F0"/>
    <w:rsid w:val="005A0667"/>
    <w:rsid w:val="005A1058"/>
    <w:rsid w:val="005A1323"/>
    <w:rsid w:val="005A16EC"/>
    <w:rsid w:val="005A17B8"/>
    <w:rsid w:val="005A1EBE"/>
    <w:rsid w:val="005A256E"/>
    <w:rsid w:val="005A3B64"/>
    <w:rsid w:val="005A3C3C"/>
    <w:rsid w:val="005A4726"/>
    <w:rsid w:val="005A47CC"/>
    <w:rsid w:val="005A4A1C"/>
    <w:rsid w:val="005A4C4C"/>
    <w:rsid w:val="005A4E78"/>
    <w:rsid w:val="005A50E3"/>
    <w:rsid w:val="005A5328"/>
    <w:rsid w:val="005A564B"/>
    <w:rsid w:val="005A5CAA"/>
    <w:rsid w:val="005A5DB4"/>
    <w:rsid w:val="005A6404"/>
    <w:rsid w:val="005A653E"/>
    <w:rsid w:val="005A67DF"/>
    <w:rsid w:val="005A6AA6"/>
    <w:rsid w:val="005A6B38"/>
    <w:rsid w:val="005A6DD9"/>
    <w:rsid w:val="005A6F11"/>
    <w:rsid w:val="005A70E6"/>
    <w:rsid w:val="005A7440"/>
    <w:rsid w:val="005A7473"/>
    <w:rsid w:val="005B01AC"/>
    <w:rsid w:val="005B05F7"/>
    <w:rsid w:val="005B0D4E"/>
    <w:rsid w:val="005B1187"/>
    <w:rsid w:val="005B19E8"/>
    <w:rsid w:val="005B1E33"/>
    <w:rsid w:val="005B1FFA"/>
    <w:rsid w:val="005B2073"/>
    <w:rsid w:val="005B2114"/>
    <w:rsid w:val="005B218F"/>
    <w:rsid w:val="005B21AE"/>
    <w:rsid w:val="005B25CA"/>
    <w:rsid w:val="005B2819"/>
    <w:rsid w:val="005B2B58"/>
    <w:rsid w:val="005B2ED4"/>
    <w:rsid w:val="005B3644"/>
    <w:rsid w:val="005B3B95"/>
    <w:rsid w:val="005B406B"/>
    <w:rsid w:val="005B5606"/>
    <w:rsid w:val="005B5C26"/>
    <w:rsid w:val="005B695F"/>
    <w:rsid w:val="005B6E79"/>
    <w:rsid w:val="005B6F09"/>
    <w:rsid w:val="005B6FEC"/>
    <w:rsid w:val="005B7168"/>
    <w:rsid w:val="005B7B6F"/>
    <w:rsid w:val="005B7BE5"/>
    <w:rsid w:val="005C05E4"/>
    <w:rsid w:val="005C0815"/>
    <w:rsid w:val="005C08B4"/>
    <w:rsid w:val="005C0959"/>
    <w:rsid w:val="005C0A66"/>
    <w:rsid w:val="005C0C5F"/>
    <w:rsid w:val="005C121C"/>
    <w:rsid w:val="005C162A"/>
    <w:rsid w:val="005C17E0"/>
    <w:rsid w:val="005C1811"/>
    <w:rsid w:val="005C1AD4"/>
    <w:rsid w:val="005C1CA5"/>
    <w:rsid w:val="005C1CEE"/>
    <w:rsid w:val="005C23A1"/>
    <w:rsid w:val="005C25CF"/>
    <w:rsid w:val="005C3773"/>
    <w:rsid w:val="005C4507"/>
    <w:rsid w:val="005C4E18"/>
    <w:rsid w:val="005C5E80"/>
    <w:rsid w:val="005C6046"/>
    <w:rsid w:val="005C6539"/>
    <w:rsid w:val="005C65C4"/>
    <w:rsid w:val="005C6A98"/>
    <w:rsid w:val="005C717E"/>
    <w:rsid w:val="005C7411"/>
    <w:rsid w:val="005C763A"/>
    <w:rsid w:val="005C7DC6"/>
    <w:rsid w:val="005C7E64"/>
    <w:rsid w:val="005D0049"/>
    <w:rsid w:val="005D0301"/>
    <w:rsid w:val="005D0641"/>
    <w:rsid w:val="005D0B40"/>
    <w:rsid w:val="005D0C5C"/>
    <w:rsid w:val="005D0D9D"/>
    <w:rsid w:val="005D1086"/>
    <w:rsid w:val="005D165A"/>
    <w:rsid w:val="005D21E4"/>
    <w:rsid w:val="005D295D"/>
    <w:rsid w:val="005D29EA"/>
    <w:rsid w:val="005D2C21"/>
    <w:rsid w:val="005D2C24"/>
    <w:rsid w:val="005D2F6C"/>
    <w:rsid w:val="005D3015"/>
    <w:rsid w:val="005D30BD"/>
    <w:rsid w:val="005D3119"/>
    <w:rsid w:val="005D3A05"/>
    <w:rsid w:val="005D3A51"/>
    <w:rsid w:val="005D3E81"/>
    <w:rsid w:val="005D463E"/>
    <w:rsid w:val="005D4722"/>
    <w:rsid w:val="005D4A3C"/>
    <w:rsid w:val="005D4E1A"/>
    <w:rsid w:val="005D4FFD"/>
    <w:rsid w:val="005D5034"/>
    <w:rsid w:val="005D508B"/>
    <w:rsid w:val="005D5A6D"/>
    <w:rsid w:val="005D5DF3"/>
    <w:rsid w:val="005D63CF"/>
    <w:rsid w:val="005D6502"/>
    <w:rsid w:val="005D6BC7"/>
    <w:rsid w:val="005D72B3"/>
    <w:rsid w:val="005E032A"/>
    <w:rsid w:val="005E036F"/>
    <w:rsid w:val="005E07EB"/>
    <w:rsid w:val="005E088D"/>
    <w:rsid w:val="005E0D67"/>
    <w:rsid w:val="005E10B8"/>
    <w:rsid w:val="005E1892"/>
    <w:rsid w:val="005E23FD"/>
    <w:rsid w:val="005E284C"/>
    <w:rsid w:val="005E2AE1"/>
    <w:rsid w:val="005E356F"/>
    <w:rsid w:val="005E36B3"/>
    <w:rsid w:val="005E36EA"/>
    <w:rsid w:val="005E3995"/>
    <w:rsid w:val="005E3E5C"/>
    <w:rsid w:val="005E41D9"/>
    <w:rsid w:val="005E41DD"/>
    <w:rsid w:val="005E476C"/>
    <w:rsid w:val="005E4A45"/>
    <w:rsid w:val="005E4AE7"/>
    <w:rsid w:val="005E51B1"/>
    <w:rsid w:val="005E55E1"/>
    <w:rsid w:val="005E5A2E"/>
    <w:rsid w:val="005E5BF8"/>
    <w:rsid w:val="005E5E75"/>
    <w:rsid w:val="005E5FC2"/>
    <w:rsid w:val="005E6164"/>
    <w:rsid w:val="005E62D8"/>
    <w:rsid w:val="005E6325"/>
    <w:rsid w:val="005E6379"/>
    <w:rsid w:val="005E65EF"/>
    <w:rsid w:val="005E66DE"/>
    <w:rsid w:val="005E6D28"/>
    <w:rsid w:val="005E6FED"/>
    <w:rsid w:val="005E71A8"/>
    <w:rsid w:val="005E7BAC"/>
    <w:rsid w:val="005E7BF0"/>
    <w:rsid w:val="005F0250"/>
    <w:rsid w:val="005F0634"/>
    <w:rsid w:val="005F0EF0"/>
    <w:rsid w:val="005F0F7E"/>
    <w:rsid w:val="005F1908"/>
    <w:rsid w:val="005F1B24"/>
    <w:rsid w:val="005F1B3D"/>
    <w:rsid w:val="005F202C"/>
    <w:rsid w:val="005F21A9"/>
    <w:rsid w:val="005F21C1"/>
    <w:rsid w:val="005F277D"/>
    <w:rsid w:val="005F2B44"/>
    <w:rsid w:val="005F2BFC"/>
    <w:rsid w:val="005F2C61"/>
    <w:rsid w:val="005F2D6E"/>
    <w:rsid w:val="005F2FC6"/>
    <w:rsid w:val="005F31DE"/>
    <w:rsid w:val="005F338B"/>
    <w:rsid w:val="005F3A8C"/>
    <w:rsid w:val="005F3B15"/>
    <w:rsid w:val="005F3CD4"/>
    <w:rsid w:val="005F3E09"/>
    <w:rsid w:val="005F4257"/>
    <w:rsid w:val="005F432F"/>
    <w:rsid w:val="005F4956"/>
    <w:rsid w:val="005F4BA7"/>
    <w:rsid w:val="005F4E56"/>
    <w:rsid w:val="005F5299"/>
    <w:rsid w:val="005F5D3D"/>
    <w:rsid w:val="005F5E4D"/>
    <w:rsid w:val="005F6FF5"/>
    <w:rsid w:val="005F7083"/>
    <w:rsid w:val="005F7225"/>
    <w:rsid w:val="005F7487"/>
    <w:rsid w:val="005F76D5"/>
    <w:rsid w:val="005F7759"/>
    <w:rsid w:val="005F79ED"/>
    <w:rsid w:val="005F7D26"/>
    <w:rsid w:val="005F7E04"/>
    <w:rsid w:val="0060051B"/>
    <w:rsid w:val="00600B99"/>
    <w:rsid w:val="00600C92"/>
    <w:rsid w:val="0060110B"/>
    <w:rsid w:val="0060162F"/>
    <w:rsid w:val="00601B79"/>
    <w:rsid w:val="00601F98"/>
    <w:rsid w:val="00602179"/>
    <w:rsid w:val="00602386"/>
    <w:rsid w:val="00602426"/>
    <w:rsid w:val="00602862"/>
    <w:rsid w:val="006029A0"/>
    <w:rsid w:val="00602D89"/>
    <w:rsid w:val="006030B8"/>
    <w:rsid w:val="006030E5"/>
    <w:rsid w:val="00603199"/>
    <w:rsid w:val="00603909"/>
    <w:rsid w:val="00603A60"/>
    <w:rsid w:val="00604153"/>
    <w:rsid w:val="006042B3"/>
    <w:rsid w:val="00604399"/>
    <w:rsid w:val="00604826"/>
    <w:rsid w:val="00604A49"/>
    <w:rsid w:val="0060512E"/>
    <w:rsid w:val="00605224"/>
    <w:rsid w:val="006053CA"/>
    <w:rsid w:val="0060669E"/>
    <w:rsid w:val="00606B2A"/>
    <w:rsid w:val="00606DC5"/>
    <w:rsid w:val="00606EF9"/>
    <w:rsid w:val="0060710E"/>
    <w:rsid w:val="0060713F"/>
    <w:rsid w:val="00607B21"/>
    <w:rsid w:val="00607DC2"/>
    <w:rsid w:val="00607E25"/>
    <w:rsid w:val="0061133F"/>
    <w:rsid w:val="00611BB9"/>
    <w:rsid w:val="00612A38"/>
    <w:rsid w:val="00613242"/>
    <w:rsid w:val="00613993"/>
    <w:rsid w:val="00613ABE"/>
    <w:rsid w:val="00613C9B"/>
    <w:rsid w:val="00613F71"/>
    <w:rsid w:val="00614456"/>
    <w:rsid w:val="00614971"/>
    <w:rsid w:val="00614EB2"/>
    <w:rsid w:val="006152FB"/>
    <w:rsid w:val="00615F6F"/>
    <w:rsid w:val="00616AD8"/>
    <w:rsid w:val="00616B8E"/>
    <w:rsid w:val="006172F0"/>
    <w:rsid w:val="006172F9"/>
    <w:rsid w:val="00617507"/>
    <w:rsid w:val="006201B4"/>
    <w:rsid w:val="00620608"/>
    <w:rsid w:val="00620762"/>
    <w:rsid w:val="00620900"/>
    <w:rsid w:val="00622005"/>
    <w:rsid w:val="00622444"/>
    <w:rsid w:val="006224BA"/>
    <w:rsid w:val="0062303A"/>
    <w:rsid w:val="006235D2"/>
    <w:rsid w:val="00623A10"/>
    <w:rsid w:val="00623ED9"/>
    <w:rsid w:val="00624557"/>
    <w:rsid w:val="0062460E"/>
    <w:rsid w:val="0062465B"/>
    <w:rsid w:val="00624784"/>
    <w:rsid w:val="0062484C"/>
    <w:rsid w:val="00624B36"/>
    <w:rsid w:val="00624E28"/>
    <w:rsid w:val="00625E51"/>
    <w:rsid w:val="006262C9"/>
    <w:rsid w:val="006265FF"/>
    <w:rsid w:val="0062662B"/>
    <w:rsid w:val="006266AC"/>
    <w:rsid w:val="00626969"/>
    <w:rsid w:val="00626A11"/>
    <w:rsid w:val="00626BD4"/>
    <w:rsid w:val="00626CCB"/>
    <w:rsid w:val="00627097"/>
    <w:rsid w:val="00627219"/>
    <w:rsid w:val="00627364"/>
    <w:rsid w:val="00627481"/>
    <w:rsid w:val="0062753B"/>
    <w:rsid w:val="0062783B"/>
    <w:rsid w:val="00627B50"/>
    <w:rsid w:val="00627E2D"/>
    <w:rsid w:val="00630159"/>
    <w:rsid w:val="00630382"/>
    <w:rsid w:val="006309C5"/>
    <w:rsid w:val="00631786"/>
    <w:rsid w:val="00631D3B"/>
    <w:rsid w:val="00631EAA"/>
    <w:rsid w:val="006322A4"/>
    <w:rsid w:val="00632AEB"/>
    <w:rsid w:val="00632E35"/>
    <w:rsid w:val="0063310C"/>
    <w:rsid w:val="006333D4"/>
    <w:rsid w:val="006339AF"/>
    <w:rsid w:val="006341A6"/>
    <w:rsid w:val="006341B1"/>
    <w:rsid w:val="00634233"/>
    <w:rsid w:val="00634439"/>
    <w:rsid w:val="00634518"/>
    <w:rsid w:val="00634A77"/>
    <w:rsid w:val="00634BFB"/>
    <w:rsid w:val="00634C40"/>
    <w:rsid w:val="00634EF9"/>
    <w:rsid w:val="00635688"/>
    <w:rsid w:val="006358B0"/>
    <w:rsid w:val="00635A09"/>
    <w:rsid w:val="00635ADF"/>
    <w:rsid w:val="00635B15"/>
    <w:rsid w:val="00635E91"/>
    <w:rsid w:val="0063617B"/>
    <w:rsid w:val="0063639C"/>
    <w:rsid w:val="0063642C"/>
    <w:rsid w:val="006369EE"/>
    <w:rsid w:val="00636A7E"/>
    <w:rsid w:val="00636BD0"/>
    <w:rsid w:val="00636D48"/>
    <w:rsid w:val="00637188"/>
    <w:rsid w:val="00637579"/>
    <w:rsid w:val="0063789D"/>
    <w:rsid w:val="00637CA8"/>
    <w:rsid w:val="00637E04"/>
    <w:rsid w:val="00637E9A"/>
    <w:rsid w:val="00637F6C"/>
    <w:rsid w:val="00640346"/>
    <w:rsid w:val="00640668"/>
    <w:rsid w:val="0064082E"/>
    <w:rsid w:val="00640B73"/>
    <w:rsid w:val="00640CB6"/>
    <w:rsid w:val="00640EBD"/>
    <w:rsid w:val="0064111A"/>
    <w:rsid w:val="0064150B"/>
    <w:rsid w:val="00641605"/>
    <w:rsid w:val="00641771"/>
    <w:rsid w:val="00641930"/>
    <w:rsid w:val="00642069"/>
    <w:rsid w:val="0064293D"/>
    <w:rsid w:val="00642E67"/>
    <w:rsid w:val="006431AF"/>
    <w:rsid w:val="00643591"/>
    <w:rsid w:val="00643681"/>
    <w:rsid w:val="00643DA6"/>
    <w:rsid w:val="00644979"/>
    <w:rsid w:val="00645056"/>
    <w:rsid w:val="00645257"/>
    <w:rsid w:val="006453A5"/>
    <w:rsid w:val="0064552A"/>
    <w:rsid w:val="006459B1"/>
    <w:rsid w:val="00645B45"/>
    <w:rsid w:val="00645C18"/>
    <w:rsid w:val="0064605D"/>
    <w:rsid w:val="00646064"/>
    <w:rsid w:val="00646613"/>
    <w:rsid w:val="006469A6"/>
    <w:rsid w:val="00647A28"/>
    <w:rsid w:val="00647E4A"/>
    <w:rsid w:val="00647EB3"/>
    <w:rsid w:val="00650986"/>
    <w:rsid w:val="00650BFF"/>
    <w:rsid w:val="00650CBA"/>
    <w:rsid w:val="006514C6"/>
    <w:rsid w:val="006514E5"/>
    <w:rsid w:val="00651B06"/>
    <w:rsid w:val="00651FC4"/>
    <w:rsid w:val="00651FF9"/>
    <w:rsid w:val="00652417"/>
    <w:rsid w:val="0065252D"/>
    <w:rsid w:val="00652539"/>
    <w:rsid w:val="006528C5"/>
    <w:rsid w:val="00652C87"/>
    <w:rsid w:val="006534AF"/>
    <w:rsid w:val="00653FB0"/>
    <w:rsid w:val="0065449C"/>
    <w:rsid w:val="0065451B"/>
    <w:rsid w:val="00654AD1"/>
    <w:rsid w:val="0065514A"/>
    <w:rsid w:val="0065566B"/>
    <w:rsid w:val="00655F77"/>
    <w:rsid w:val="00656848"/>
    <w:rsid w:val="00656AB4"/>
    <w:rsid w:val="0065797B"/>
    <w:rsid w:val="00660020"/>
    <w:rsid w:val="00660BD7"/>
    <w:rsid w:val="00660E92"/>
    <w:rsid w:val="00661870"/>
    <w:rsid w:val="0066198B"/>
    <w:rsid w:val="00662584"/>
    <w:rsid w:val="006625EA"/>
    <w:rsid w:val="00662633"/>
    <w:rsid w:val="0066295E"/>
    <w:rsid w:val="00662DF7"/>
    <w:rsid w:val="006638F5"/>
    <w:rsid w:val="00663ACF"/>
    <w:rsid w:val="00663AF6"/>
    <w:rsid w:val="006642D5"/>
    <w:rsid w:val="00664326"/>
    <w:rsid w:val="006643A1"/>
    <w:rsid w:val="006648D7"/>
    <w:rsid w:val="00664DB0"/>
    <w:rsid w:val="00665221"/>
    <w:rsid w:val="0066559A"/>
    <w:rsid w:val="00665A27"/>
    <w:rsid w:val="0066651A"/>
    <w:rsid w:val="006674BE"/>
    <w:rsid w:val="00667520"/>
    <w:rsid w:val="00670034"/>
    <w:rsid w:val="00670300"/>
    <w:rsid w:val="006705D1"/>
    <w:rsid w:val="00670874"/>
    <w:rsid w:val="00670DA3"/>
    <w:rsid w:val="00670E6B"/>
    <w:rsid w:val="00671437"/>
    <w:rsid w:val="00671440"/>
    <w:rsid w:val="00671578"/>
    <w:rsid w:val="00671755"/>
    <w:rsid w:val="00671E21"/>
    <w:rsid w:val="00671E5C"/>
    <w:rsid w:val="00671F65"/>
    <w:rsid w:val="0067230A"/>
    <w:rsid w:val="0067235E"/>
    <w:rsid w:val="006725D3"/>
    <w:rsid w:val="00673020"/>
    <w:rsid w:val="006734D3"/>
    <w:rsid w:val="00673653"/>
    <w:rsid w:val="0067378D"/>
    <w:rsid w:val="00673C89"/>
    <w:rsid w:val="0067405C"/>
    <w:rsid w:val="006740C4"/>
    <w:rsid w:val="00674341"/>
    <w:rsid w:val="0067492D"/>
    <w:rsid w:val="00674BC2"/>
    <w:rsid w:val="00674EA6"/>
    <w:rsid w:val="00675B64"/>
    <w:rsid w:val="00675BB1"/>
    <w:rsid w:val="00676B94"/>
    <w:rsid w:val="00676D08"/>
    <w:rsid w:val="006775E5"/>
    <w:rsid w:val="00680330"/>
    <w:rsid w:val="006803C1"/>
    <w:rsid w:val="006804A1"/>
    <w:rsid w:val="00680943"/>
    <w:rsid w:val="00680BEF"/>
    <w:rsid w:val="00680DD6"/>
    <w:rsid w:val="00681C77"/>
    <w:rsid w:val="00681E81"/>
    <w:rsid w:val="00681FBD"/>
    <w:rsid w:val="0068266B"/>
    <w:rsid w:val="00682987"/>
    <w:rsid w:val="006829A5"/>
    <w:rsid w:val="00682CA6"/>
    <w:rsid w:val="00682CC7"/>
    <w:rsid w:val="00683389"/>
    <w:rsid w:val="00683644"/>
    <w:rsid w:val="006836C2"/>
    <w:rsid w:val="006839F6"/>
    <w:rsid w:val="00683AAA"/>
    <w:rsid w:val="00683E25"/>
    <w:rsid w:val="006841B3"/>
    <w:rsid w:val="006842AF"/>
    <w:rsid w:val="00684576"/>
    <w:rsid w:val="006845B9"/>
    <w:rsid w:val="006847D0"/>
    <w:rsid w:val="006848ED"/>
    <w:rsid w:val="00684D16"/>
    <w:rsid w:val="00685AD0"/>
    <w:rsid w:val="00685D5A"/>
    <w:rsid w:val="00685F9B"/>
    <w:rsid w:val="0068651D"/>
    <w:rsid w:val="006872A0"/>
    <w:rsid w:val="006874C8"/>
    <w:rsid w:val="006877A8"/>
    <w:rsid w:val="00687966"/>
    <w:rsid w:val="00687C32"/>
    <w:rsid w:val="00687C9E"/>
    <w:rsid w:val="00687E9C"/>
    <w:rsid w:val="0068B5D0"/>
    <w:rsid w:val="0069005F"/>
    <w:rsid w:val="0069086F"/>
    <w:rsid w:val="006909B0"/>
    <w:rsid w:val="00690C6A"/>
    <w:rsid w:val="00690E59"/>
    <w:rsid w:val="00691150"/>
    <w:rsid w:val="006914BF"/>
    <w:rsid w:val="00691D5F"/>
    <w:rsid w:val="00691D6A"/>
    <w:rsid w:val="006920ED"/>
    <w:rsid w:val="00692424"/>
    <w:rsid w:val="006925D9"/>
    <w:rsid w:val="00692B0C"/>
    <w:rsid w:val="00692C05"/>
    <w:rsid w:val="00692E83"/>
    <w:rsid w:val="00692FC1"/>
    <w:rsid w:val="00693294"/>
    <w:rsid w:val="0069392B"/>
    <w:rsid w:val="00693D6A"/>
    <w:rsid w:val="00694115"/>
    <w:rsid w:val="006945A3"/>
    <w:rsid w:val="00694921"/>
    <w:rsid w:val="00694B38"/>
    <w:rsid w:val="00694F22"/>
    <w:rsid w:val="00695F09"/>
    <w:rsid w:val="00696148"/>
    <w:rsid w:val="0069659B"/>
    <w:rsid w:val="00696708"/>
    <w:rsid w:val="0069672C"/>
    <w:rsid w:val="00696A07"/>
    <w:rsid w:val="00697462"/>
    <w:rsid w:val="00697A37"/>
    <w:rsid w:val="00697BA4"/>
    <w:rsid w:val="006A01A4"/>
    <w:rsid w:val="006A0B6F"/>
    <w:rsid w:val="006A12B8"/>
    <w:rsid w:val="006A1403"/>
    <w:rsid w:val="006A1697"/>
    <w:rsid w:val="006A193B"/>
    <w:rsid w:val="006A1EE2"/>
    <w:rsid w:val="006A27EA"/>
    <w:rsid w:val="006A2862"/>
    <w:rsid w:val="006A2C04"/>
    <w:rsid w:val="006A2D4F"/>
    <w:rsid w:val="006A2F08"/>
    <w:rsid w:val="006A36FC"/>
    <w:rsid w:val="006A382B"/>
    <w:rsid w:val="006A3ABF"/>
    <w:rsid w:val="006A3D04"/>
    <w:rsid w:val="006A3DBE"/>
    <w:rsid w:val="006A4021"/>
    <w:rsid w:val="006A499F"/>
    <w:rsid w:val="006A49FC"/>
    <w:rsid w:val="006A4C51"/>
    <w:rsid w:val="006A5580"/>
    <w:rsid w:val="006A5FBA"/>
    <w:rsid w:val="006A69A8"/>
    <w:rsid w:val="006A732E"/>
    <w:rsid w:val="006A7392"/>
    <w:rsid w:val="006B0191"/>
    <w:rsid w:val="006B05D1"/>
    <w:rsid w:val="006B0786"/>
    <w:rsid w:val="006B0D55"/>
    <w:rsid w:val="006B0DBA"/>
    <w:rsid w:val="006B0E39"/>
    <w:rsid w:val="006B1494"/>
    <w:rsid w:val="006B1BEC"/>
    <w:rsid w:val="006B22FA"/>
    <w:rsid w:val="006B2825"/>
    <w:rsid w:val="006B328B"/>
    <w:rsid w:val="006B388C"/>
    <w:rsid w:val="006B3D6A"/>
    <w:rsid w:val="006B4F4A"/>
    <w:rsid w:val="006B583F"/>
    <w:rsid w:val="006B5CAB"/>
    <w:rsid w:val="006B5F4D"/>
    <w:rsid w:val="006B6BC0"/>
    <w:rsid w:val="006B7B1B"/>
    <w:rsid w:val="006C0763"/>
    <w:rsid w:val="006C0961"/>
    <w:rsid w:val="006C0CB0"/>
    <w:rsid w:val="006C0D79"/>
    <w:rsid w:val="006C1170"/>
    <w:rsid w:val="006C157C"/>
    <w:rsid w:val="006C1DC8"/>
    <w:rsid w:val="006C241E"/>
    <w:rsid w:val="006C27AA"/>
    <w:rsid w:val="006C291D"/>
    <w:rsid w:val="006C2A7B"/>
    <w:rsid w:val="006C2AFE"/>
    <w:rsid w:val="006C34F5"/>
    <w:rsid w:val="006C3881"/>
    <w:rsid w:val="006C3A32"/>
    <w:rsid w:val="006C3BEA"/>
    <w:rsid w:val="006C3D6A"/>
    <w:rsid w:val="006C3DAC"/>
    <w:rsid w:val="006C419A"/>
    <w:rsid w:val="006C4327"/>
    <w:rsid w:val="006C4EDB"/>
    <w:rsid w:val="006C50E8"/>
    <w:rsid w:val="006C55E3"/>
    <w:rsid w:val="006C5A8A"/>
    <w:rsid w:val="006C6100"/>
    <w:rsid w:val="006C615A"/>
    <w:rsid w:val="006C625C"/>
    <w:rsid w:val="006C67F3"/>
    <w:rsid w:val="006C7560"/>
    <w:rsid w:val="006C7EA7"/>
    <w:rsid w:val="006D05B4"/>
    <w:rsid w:val="006D0AE3"/>
    <w:rsid w:val="006D11E7"/>
    <w:rsid w:val="006D1E14"/>
    <w:rsid w:val="006D1F8B"/>
    <w:rsid w:val="006D277F"/>
    <w:rsid w:val="006D2BCB"/>
    <w:rsid w:val="006D38B8"/>
    <w:rsid w:val="006D39AE"/>
    <w:rsid w:val="006D3A77"/>
    <w:rsid w:val="006D48BA"/>
    <w:rsid w:val="006D491D"/>
    <w:rsid w:val="006D49A4"/>
    <w:rsid w:val="006D49EF"/>
    <w:rsid w:val="006D4A29"/>
    <w:rsid w:val="006D5035"/>
    <w:rsid w:val="006D5501"/>
    <w:rsid w:val="006D57CB"/>
    <w:rsid w:val="006D5B0B"/>
    <w:rsid w:val="006D626D"/>
    <w:rsid w:val="006D62F4"/>
    <w:rsid w:val="006D6916"/>
    <w:rsid w:val="006D6D22"/>
    <w:rsid w:val="006D7216"/>
    <w:rsid w:val="006D72D7"/>
    <w:rsid w:val="006D78DC"/>
    <w:rsid w:val="006E086A"/>
    <w:rsid w:val="006E0900"/>
    <w:rsid w:val="006E0BC0"/>
    <w:rsid w:val="006E0EF5"/>
    <w:rsid w:val="006E0FB6"/>
    <w:rsid w:val="006E169A"/>
    <w:rsid w:val="006E16BA"/>
    <w:rsid w:val="006E1780"/>
    <w:rsid w:val="006E1B0E"/>
    <w:rsid w:val="006E2076"/>
    <w:rsid w:val="006E2577"/>
    <w:rsid w:val="006E2969"/>
    <w:rsid w:val="006E2FE4"/>
    <w:rsid w:val="006E30B7"/>
    <w:rsid w:val="006E352C"/>
    <w:rsid w:val="006E3CBB"/>
    <w:rsid w:val="006E3EAA"/>
    <w:rsid w:val="006E444A"/>
    <w:rsid w:val="006E455A"/>
    <w:rsid w:val="006E4F03"/>
    <w:rsid w:val="006E515F"/>
    <w:rsid w:val="006E51B2"/>
    <w:rsid w:val="006E531B"/>
    <w:rsid w:val="006E53B2"/>
    <w:rsid w:val="006E5729"/>
    <w:rsid w:val="006E58AD"/>
    <w:rsid w:val="006E5D4A"/>
    <w:rsid w:val="006E626C"/>
    <w:rsid w:val="006E6305"/>
    <w:rsid w:val="006E642A"/>
    <w:rsid w:val="006E6FE9"/>
    <w:rsid w:val="006E7188"/>
    <w:rsid w:val="006E7212"/>
    <w:rsid w:val="006E74D6"/>
    <w:rsid w:val="006E7A7D"/>
    <w:rsid w:val="006F048D"/>
    <w:rsid w:val="006F05DF"/>
    <w:rsid w:val="006F08B7"/>
    <w:rsid w:val="006F0A74"/>
    <w:rsid w:val="006F1009"/>
    <w:rsid w:val="006F11A5"/>
    <w:rsid w:val="006F11B3"/>
    <w:rsid w:val="006F1231"/>
    <w:rsid w:val="006F1408"/>
    <w:rsid w:val="006F17D3"/>
    <w:rsid w:val="006F17EC"/>
    <w:rsid w:val="006F17F1"/>
    <w:rsid w:val="006F1A82"/>
    <w:rsid w:val="006F1BF0"/>
    <w:rsid w:val="006F1C13"/>
    <w:rsid w:val="006F26AE"/>
    <w:rsid w:val="006F2E75"/>
    <w:rsid w:val="006F3462"/>
    <w:rsid w:val="006F3C57"/>
    <w:rsid w:val="006F3D3A"/>
    <w:rsid w:val="006F40A3"/>
    <w:rsid w:val="006F44B0"/>
    <w:rsid w:val="006F49F0"/>
    <w:rsid w:val="006F4D4E"/>
    <w:rsid w:val="006F4DAF"/>
    <w:rsid w:val="006F627C"/>
    <w:rsid w:val="006F62EB"/>
    <w:rsid w:val="006F635C"/>
    <w:rsid w:val="006F642F"/>
    <w:rsid w:val="006F66AC"/>
    <w:rsid w:val="006F6CE1"/>
    <w:rsid w:val="006F6FB1"/>
    <w:rsid w:val="006F7331"/>
    <w:rsid w:val="006F79A8"/>
    <w:rsid w:val="006F7BFB"/>
    <w:rsid w:val="0070077F"/>
    <w:rsid w:val="007008EB"/>
    <w:rsid w:val="00700B40"/>
    <w:rsid w:val="00700EE3"/>
    <w:rsid w:val="00700F72"/>
    <w:rsid w:val="00701038"/>
    <w:rsid w:val="00701772"/>
    <w:rsid w:val="007017A4"/>
    <w:rsid w:val="007017E5"/>
    <w:rsid w:val="00701A6A"/>
    <w:rsid w:val="00701AA9"/>
    <w:rsid w:val="00701B62"/>
    <w:rsid w:val="00702350"/>
    <w:rsid w:val="007024DC"/>
    <w:rsid w:val="00702B51"/>
    <w:rsid w:val="0070362D"/>
    <w:rsid w:val="00703757"/>
    <w:rsid w:val="00703AAF"/>
    <w:rsid w:val="00703AC5"/>
    <w:rsid w:val="00703BFD"/>
    <w:rsid w:val="00703DE0"/>
    <w:rsid w:val="007043F0"/>
    <w:rsid w:val="00704BE5"/>
    <w:rsid w:val="0070568B"/>
    <w:rsid w:val="00705766"/>
    <w:rsid w:val="00705A8C"/>
    <w:rsid w:val="00705D86"/>
    <w:rsid w:val="0070602A"/>
    <w:rsid w:val="00706337"/>
    <w:rsid w:val="007063DD"/>
    <w:rsid w:val="00706A12"/>
    <w:rsid w:val="00706B73"/>
    <w:rsid w:val="00706FFD"/>
    <w:rsid w:val="0070767D"/>
    <w:rsid w:val="00707940"/>
    <w:rsid w:val="0070798C"/>
    <w:rsid w:val="00707D14"/>
    <w:rsid w:val="0071030C"/>
    <w:rsid w:val="0071034B"/>
    <w:rsid w:val="00710642"/>
    <w:rsid w:val="00710839"/>
    <w:rsid w:val="00710B03"/>
    <w:rsid w:val="00710CA4"/>
    <w:rsid w:val="0071100D"/>
    <w:rsid w:val="0071229E"/>
    <w:rsid w:val="007125AE"/>
    <w:rsid w:val="00712B4F"/>
    <w:rsid w:val="00712DB4"/>
    <w:rsid w:val="00713D91"/>
    <w:rsid w:val="007141E8"/>
    <w:rsid w:val="00714AAE"/>
    <w:rsid w:val="00714C42"/>
    <w:rsid w:val="00715415"/>
    <w:rsid w:val="007157A9"/>
    <w:rsid w:val="00715AC6"/>
    <w:rsid w:val="007164CA"/>
    <w:rsid w:val="0071676A"/>
    <w:rsid w:val="00716883"/>
    <w:rsid w:val="00716901"/>
    <w:rsid w:val="00716AB3"/>
    <w:rsid w:val="00716AB4"/>
    <w:rsid w:val="00716F8F"/>
    <w:rsid w:val="00717039"/>
    <w:rsid w:val="00717595"/>
    <w:rsid w:val="00717874"/>
    <w:rsid w:val="00717CCE"/>
    <w:rsid w:val="007207D2"/>
    <w:rsid w:val="0072121D"/>
    <w:rsid w:val="007219A9"/>
    <w:rsid w:val="00721FDF"/>
    <w:rsid w:val="00722443"/>
    <w:rsid w:val="0072257F"/>
    <w:rsid w:val="00722BD0"/>
    <w:rsid w:val="00723DCF"/>
    <w:rsid w:val="0072414F"/>
    <w:rsid w:val="007243B1"/>
    <w:rsid w:val="007248E7"/>
    <w:rsid w:val="00724E10"/>
    <w:rsid w:val="007250E4"/>
    <w:rsid w:val="0072528C"/>
    <w:rsid w:val="00726543"/>
    <w:rsid w:val="00726E49"/>
    <w:rsid w:val="00726FCA"/>
    <w:rsid w:val="0072722F"/>
    <w:rsid w:val="007272A4"/>
    <w:rsid w:val="007272B5"/>
    <w:rsid w:val="00727CE5"/>
    <w:rsid w:val="007302E6"/>
    <w:rsid w:val="00731304"/>
    <w:rsid w:val="0073163F"/>
    <w:rsid w:val="00731881"/>
    <w:rsid w:val="00732031"/>
    <w:rsid w:val="0073257E"/>
    <w:rsid w:val="00732D45"/>
    <w:rsid w:val="00732E0B"/>
    <w:rsid w:val="00732E7E"/>
    <w:rsid w:val="00733565"/>
    <w:rsid w:val="00733E84"/>
    <w:rsid w:val="007346E0"/>
    <w:rsid w:val="0073477A"/>
    <w:rsid w:val="007348B8"/>
    <w:rsid w:val="007353CB"/>
    <w:rsid w:val="00735589"/>
    <w:rsid w:val="00735B4D"/>
    <w:rsid w:val="00735C84"/>
    <w:rsid w:val="00735DF6"/>
    <w:rsid w:val="007361D8"/>
    <w:rsid w:val="007364B0"/>
    <w:rsid w:val="0073655D"/>
    <w:rsid w:val="00736638"/>
    <w:rsid w:val="00736853"/>
    <w:rsid w:val="00736A22"/>
    <w:rsid w:val="00736B14"/>
    <w:rsid w:val="00736DED"/>
    <w:rsid w:val="007370A6"/>
    <w:rsid w:val="0073731E"/>
    <w:rsid w:val="00737334"/>
    <w:rsid w:val="0073739A"/>
    <w:rsid w:val="0073773A"/>
    <w:rsid w:val="00740349"/>
    <w:rsid w:val="00740861"/>
    <w:rsid w:val="007409BE"/>
    <w:rsid w:val="00740AFD"/>
    <w:rsid w:val="00741EAD"/>
    <w:rsid w:val="007426FF"/>
    <w:rsid w:val="00742D11"/>
    <w:rsid w:val="00742F5B"/>
    <w:rsid w:val="0074309C"/>
    <w:rsid w:val="00743379"/>
    <w:rsid w:val="00743555"/>
    <w:rsid w:val="007441F2"/>
    <w:rsid w:val="007443E1"/>
    <w:rsid w:val="007444A8"/>
    <w:rsid w:val="007447EC"/>
    <w:rsid w:val="0074535F"/>
    <w:rsid w:val="00745517"/>
    <w:rsid w:val="00745ED1"/>
    <w:rsid w:val="00746738"/>
    <w:rsid w:val="00746B9E"/>
    <w:rsid w:val="00746BE7"/>
    <w:rsid w:val="00746EDA"/>
    <w:rsid w:val="00747778"/>
    <w:rsid w:val="00747A25"/>
    <w:rsid w:val="00747F77"/>
    <w:rsid w:val="007500A0"/>
    <w:rsid w:val="00750724"/>
    <w:rsid w:val="007509A9"/>
    <w:rsid w:val="00750CF4"/>
    <w:rsid w:val="00751496"/>
    <w:rsid w:val="00751736"/>
    <w:rsid w:val="00751963"/>
    <w:rsid w:val="00751BAA"/>
    <w:rsid w:val="00751C1B"/>
    <w:rsid w:val="00751F73"/>
    <w:rsid w:val="00751F82"/>
    <w:rsid w:val="00752282"/>
    <w:rsid w:val="00752A91"/>
    <w:rsid w:val="00752D6B"/>
    <w:rsid w:val="007536BF"/>
    <w:rsid w:val="00753DE6"/>
    <w:rsid w:val="00754CAC"/>
    <w:rsid w:val="00754D25"/>
    <w:rsid w:val="00754ECA"/>
    <w:rsid w:val="00755022"/>
    <w:rsid w:val="00755481"/>
    <w:rsid w:val="00755765"/>
    <w:rsid w:val="007559AB"/>
    <w:rsid w:val="00755E9F"/>
    <w:rsid w:val="00755EA0"/>
    <w:rsid w:val="007560C4"/>
    <w:rsid w:val="00756332"/>
    <w:rsid w:val="007564DD"/>
    <w:rsid w:val="00756660"/>
    <w:rsid w:val="00756750"/>
    <w:rsid w:val="00756A81"/>
    <w:rsid w:val="00756CF9"/>
    <w:rsid w:val="00756EEA"/>
    <w:rsid w:val="0075727B"/>
    <w:rsid w:val="0075759A"/>
    <w:rsid w:val="0075764E"/>
    <w:rsid w:val="00757A5F"/>
    <w:rsid w:val="0076056F"/>
    <w:rsid w:val="00760674"/>
    <w:rsid w:val="007606F4"/>
    <w:rsid w:val="00760BB1"/>
    <w:rsid w:val="007611C3"/>
    <w:rsid w:val="007616EB"/>
    <w:rsid w:val="00761BBB"/>
    <w:rsid w:val="00761C8D"/>
    <w:rsid w:val="0076200C"/>
    <w:rsid w:val="007627B4"/>
    <w:rsid w:val="007628BD"/>
    <w:rsid w:val="00762DDB"/>
    <w:rsid w:val="00762F40"/>
    <w:rsid w:val="007632EE"/>
    <w:rsid w:val="00763802"/>
    <w:rsid w:val="00763E17"/>
    <w:rsid w:val="007646A6"/>
    <w:rsid w:val="007647ED"/>
    <w:rsid w:val="00764D3F"/>
    <w:rsid w:val="007656FC"/>
    <w:rsid w:val="00765705"/>
    <w:rsid w:val="0076612A"/>
    <w:rsid w:val="00766539"/>
    <w:rsid w:val="00766BFE"/>
    <w:rsid w:val="00766F0E"/>
    <w:rsid w:val="007672CA"/>
    <w:rsid w:val="00767456"/>
    <w:rsid w:val="0077017D"/>
    <w:rsid w:val="00770216"/>
    <w:rsid w:val="0077080B"/>
    <w:rsid w:val="00770A12"/>
    <w:rsid w:val="00770BF0"/>
    <w:rsid w:val="00771422"/>
    <w:rsid w:val="007725F6"/>
    <w:rsid w:val="00772A55"/>
    <w:rsid w:val="0077331C"/>
    <w:rsid w:val="0077382F"/>
    <w:rsid w:val="00773C0A"/>
    <w:rsid w:val="007740DF"/>
    <w:rsid w:val="00774575"/>
    <w:rsid w:val="00775C1B"/>
    <w:rsid w:val="00775D6F"/>
    <w:rsid w:val="007760C4"/>
    <w:rsid w:val="007764F5"/>
    <w:rsid w:val="00776982"/>
    <w:rsid w:val="00777332"/>
    <w:rsid w:val="007778C7"/>
    <w:rsid w:val="00780313"/>
    <w:rsid w:val="007807BB"/>
    <w:rsid w:val="00780F87"/>
    <w:rsid w:val="007813F2"/>
    <w:rsid w:val="00781604"/>
    <w:rsid w:val="0078251B"/>
    <w:rsid w:val="007828D1"/>
    <w:rsid w:val="007832EA"/>
    <w:rsid w:val="00783397"/>
    <w:rsid w:val="00783B14"/>
    <w:rsid w:val="00783B58"/>
    <w:rsid w:val="00783D65"/>
    <w:rsid w:val="00784362"/>
    <w:rsid w:val="00784699"/>
    <w:rsid w:val="00784B48"/>
    <w:rsid w:val="00784D22"/>
    <w:rsid w:val="00784E5F"/>
    <w:rsid w:val="00785000"/>
    <w:rsid w:val="00786471"/>
    <w:rsid w:val="007864B6"/>
    <w:rsid w:val="0078651E"/>
    <w:rsid w:val="007868CD"/>
    <w:rsid w:val="00786E3B"/>
    <w:rsid w:val="00786FAF"/>
    <w:rsid w:val="0078764B"/>
    <w:rsid w:val="0078765D"/>
    <w:rsid w:val="0078782B"/>
    <w:rsid w:val="00787877"/>
    <w:rsid w:val="007901C4"/>
    <w:rsid w:val="00790207"/>
    <w:rsid w:val="007902C0"/>
    <w:rsid w:val="007907E2"/>
    <w:rsid w:val="00790AA5"/>
    <w:rsid w:val="00790C08"/>
    <w:rsid w:val="00790D34"/>
    <w:rsid w:val="007912A1"/>
    <w:rsid w:val="00792017"/>
    <w:rsid w:val="0079244F"/>
    <w:rsid w:val="007925FE"/>
    <w:rsid w:val="00792DF2"/>
    <w:rsid w:val="00792F29"/>
    <w:rsid w:val="00793487"/>
    <w:rsid w:val="00793524"/>
    <w:rsid w:val="007936CA"/>
    <w:rsid w:val="00793C3A"/>
    <w:rsid w:val="007941C1"/>
    <w:rsid w:val="007942D4"/>
    <w:rsid w:val="007951D0"/>
    <w:rsid w:val="00795D1C"/>
    <w:rsid w:val="00796435"/>
    <w:rsid w:val="0079654A"/>
    <w:rsid w:val="007967A7"/>
    <w:rsid w:val="00796895"/>
    <w:rsid w:val="00796F10"/>
    <w:rsid w:val="0079703B"/>
    <w:rsid w:val="00797A97"/>
    <w:rsid w:val="00797B61"/>
    <w:rsid w:val="00797B8D"/>
    <w:rsid w:val="00797F46"/>
    <w:rsid w:val="007A02B4"/>
    <w:rsid w:val="007A0B5D"/>
    <w:rsid w:val="007A0B74"/>
    <w:rsid w:val="007A0BF7"/>
    <w:rsid w:val="007A0CA4"/>
    <w:rsid w:val="007A10BF"/>
    <w:rsid w:val="007A119A"/>
    <w:rsid w:val="007A166B"/>
    <w:rsid w:val="007A1AE5"/>
    <w:rsid w:val="007A2718"/>
    <w:rsid w:val="007A29ED"/>
    <w:rsid w:val="007A2A15"/>
    <w:rsid w:val="007A2CDB"/>
    <w:rsid w:val="007A2EA0"/>
    <w:rsid w:val="007A2F8F"/>
    <w:rsid w:val="007A30E9"/>
    <w:rsid w:val="007A37EA"/>
    <w:rsid w:val="007A3E75"/>
    <w:rsid w:val="007A43ED"/>
    <w:rsid w:val="007A500F"/>
    <w:rsid w:val="007A57D9"/>
    <w:rsid w:val="007A5A8B"/>
    <w:rsid w:val="007A5AEB"/>
    <w:rsid w:val="007A5C08"/>
    <w:rsid w:val="007A5D87"/>
    <w:rsid w:val="007A61D2"/>
    <w:rsid w:val="007A65A9"/>
    <w:rsid w:val="007A666D"/>
    <w:rsid w:val="007A69C0"/>
    <w:rsid w:val="007A6B86"/>
    <w:rsid w:val="007A75B9"/>
    <w:rsid w:val="007A7924"/>
    <w:rsid w:val="007B01B1"/>
    <w:rsid w:val="007B08F7"/>
    <w:rsid w:val="007B0A4B"/>
    <w:rsid w:val="007B0EC7"/>
    <w:rsid w:val="007B1239"/>
    <w:rsid w:val="007B14FC"/>
    <w:rsid w:val="007B15F3"/>
    <w:rsid w:val="007B19F5"/>
    <w:rsid w:val="007B1E94"/>
    <w:rsid w:val="007B20BA"/>
    <w:rsid w:val="007B227F"/>
    <w:rsid w:val="007B2299"/>
    <w:rsid w:val="007B23E2"/>
    <w:rsid w:val="007B2602"/>
    <w:rsid w:val="007B30F0"/>
    <w:rsid w:val="007B348D"/>
    <w:rsid w:val="007B41DC"/>
    <w:rsid w:val="007B4481"/>
    <w:rsid w:val="007B479E"/>
    <w:rsid w:val="007B48C7"/>
    <w:rsid w:val="007B58BB"/>
    <w:rsid w:val="007B5933"/>
    <w:rsid w:val="007B61BE"/>
    <w:rsid w:val="007B61FC"/>
    <w:rsid w:val="007B62EB"/>
    <w:rsid w:val="007B6526"/>
    <w:rsid w:val="007B6C86"/>
    <w:rsid w:val="007B79C6"/>
    <w:rsid w:val="007B7A66"/>
    <w:rsid w:val="007B7A83"/>
    <w:rsid w:val="007B7DE4"/>
    <w:rsid w:val="007C04AF"/>
    <w:rsid w:val="007C0B98"/>
    <w:rsid w:val="007C1744"/>
    <w:rsid w:val="007C19AB"/>
    <w:rsid w:val="007C1C36"/>
    <w:rsid w:val="007C29E4"/>
    <w:rsid w:val="007C2B5F"/>
    <w:rsid w:val="007C2E85"/>
    <w:rsid w:val="007C4122"/>
    <w:rsid w:val="007C4DBB"/>
    <w:rsid w:val="007C4EC4"/>
    <w:rsid w:val="007C50D9"/>
    <w:rsid w:val="007C524D"/>
    <w:rsid w:val="007C5729"/>
    <w:rsid w:val="007C586F"/>
    <w:rsid w:val="007C5B41"/>
    <w:rsid w:val="007C5B72"/>
    <w:rsid w:val="007C5F09"/>
    <w:rsid w:val="007C61C5"/>
    <w:rsid w:val="007C6B11"/>
    <w:rsid w:val="007C6FD8"/>
    <w:rsid w:val="007C751B"/>
    <w:rsid w:val="007C7650"/>
    <w:rsid w:val="007C79AA"/>
    <w:rsid w:val="007C7B9E"/>
    <w:rsid w:val="007D0DBC"/>
    <w:rsid w:val="007D1B78"/>
    <w:rsid w:val="007D2215"/>
    <w:rsid w:val="007D2C79"/>
    <w:rsid w:val="007D2E5A"/>
    <w:rsid w:val="007D2F78"/>
    <w:rsid w:val="007D354D"/>
    <w:rsid w:val="007D358B"/>
    <w:rsid w:val="007D3CE2"/>
    <w:rsid w:val="007D3EE3"/>
    <w:rsid w:val="007D45C9"/>
    <w:rsid w:val="007D49D0"/>
    <w:rsid w:val="007D52A3"/>
    <w:rsid w:val="007D56D2"/>
    <w:rsid w:val="007D5702"/>
    <w:rsid w:val="007D58C9"/>
    <w:rsid w:val="007D5CD2"/>
    <w:rsid w:val="007D679B"/>
    <w:rsid w:val="007D74E5"/>
    <w:rsid w:val="007D7AAD"/>
    <w:rsid w:val="007D7C53"/>
    <w:rsid w:val="007D7CAF"/>
    <w:rsid w:val="007D7E06"/>
    <w:rsid w:val="007E0375"/>
    <w:rsid w:val="007E082B"/>
    <w:rsid w:val="007E097C"/>
    <w:rsid w:val="007E0FA7"/>
    <w:rsid w:val="007E108B"/>
    <w:rsid w:val="007E1250"/>
    <w:rsid w:val="007E1BD1"/>
    <w:rsid w:val="007E1D37"/>
    <w:rsid w:val="007E1E5C"/>
    <w:rsid w:val="007E2103"/>
    <w:rsid w:val="007E2ECA"/>
    <w:rsid w:val="007E2F03"/>
    <w:rsid w:val="007E35B7"/>
    <w:rsid w:val="007E36B0"/>
    <w:rsid w:val="007E393B"/>
    <w:rsid w:val="007E3C51"/>
    <w:rsid w:val="007E3E31"/>
    <w:rsid w:val="007E40AA"/>
    <w:rsid w:val="007E45F1"/>
    <w:rsid w:val="007E4AAB"/>
    <w:rsid w:val="007E4F8E"/>
    <w:rsid w:val="007E50C2"/>
    <w:rsid w:val="007E5422"/>
    <w:rsid w:val="007E5798"/>
    <w:rsid w:val="007E60AC"/>
    <w:rsid w:val="007E61FC"/>
    <w:rsid w:val="007E620A"/>
    <w:rsid w:val="007E6286"/>
    <w:rsid w:val="007E6D39"/>
    <w:rsid w:val="007E7799"/>
    <w:rsid w:val="007E79F1"/>
    <w:rsid w:val="007E7AB1"/>
    <w:rsid w:val="007E7B76"/>
    <w:rsid w:val="007E7C92"/>
    <w:rsid w:val="007E7F6B"/>
    <w:rsid w:val="007F0067"/>
    <w:rsid w:val="007F0250"/>
    <w:rsid w:val="007F06E8"/>
    <w:rsid w:val="007F0A77"/>
    <w:rsid w:val="007F0E69"/>
    <w:rsid w:val="007F1083"/>
    <w:rsid w:val="007F1291"/>
    <w:rsid w:val="007F13A4"/>
    <w:rsid w:val="007F1721"/>
    <w:rsid w:val="007F238A"/>
    <w:rsid w:val="007F26AE"/>
    <w:rsid w:val="007F26F4"/>
    <w:rsid w:val="007F2B1F"/>
    <w:rsid w:val="007F2F62"/>
    <w:rsid w:val="007F386F"/>
    <w:rsid w:val="007F3898"/>
    <w:rsid w:val="007F391D"/>
    <w:rsid w:val="007F39B5"/>
    <w:rsid w:val="007F3DEC"/>
    <w:rsid w:val="007F3FA6"/>
    <w:rsid w:val="007F41B0"/>
    <w:rsid w:val="007F4333"/>
    <w:rsid w:val="007F46F6"/>
    <w:rsid w:val="007F4A89"/>
    <w:rsid w:val="007F4E03"/>
    <w:rsid w:val="007F51FE"/>
    <w:rsid w:val="007F5A06"/>
    <w:rsid w:val="007F6BFF"/>
    <w:rsid w:val="007F7816"/>
    <w:rsid w:val="007F7EB2"/>
    <w:rsid w:val="0080065F"/>
    <w:rsid w:val="0080098D"/>
    <w:rsid w:val="00800AD2"/>
    <w:rsid w:val="00800C36"/>
    <w:rsid w:val="008015B0"/>
    <w:rsid w:val="00801D15"/>
    <w:rsid w:val="00802DA7"/>
    <w:rsid w:val="00802DCF"/>
    <w:rsid w:val="0080316A"/>
    <w:rsid w:val="008032D6"/>
    <w:rsid w:val="0080348E"/>
    <w:rsid w:val="0080425C"/>
    <w:rsid w:val="008042DE"/>
    <w:rsid w:val="008043FA"/>
    <w:rsid w:val="008044A0"/>
    <w:rsid w:val="00804BE2"/>
    <w:rsid w:val="00805DC4"/>
    <w:rsid w:val="00806616"/>
    <w:rsid w:val="0080674B"/>
    <w:rsid w:val="00807026"/>
    <w:rsid w:val="00807618"/>
    <w:rsid w:val="00807DCE"/>
    <w:rsid w:val="00807DCF"/>
    <w:rsid w:val="008100E2"/>
    <w:rsid w:val="00810230"/>
    <w:rsid w:val="00810259"/>
    <w:rsid w:val="008102CD"/>
    <w:rsid w:val="008107E1"/>
    <w:rsid w:val="00810F0B"/>
    <w:rsid w:val="00811240"/>
    <w:rsid w:val="0081140B"/>
    <w:rsid w:val="00811E4E"/>
    <w:rsid w:val="00811EAF"/>
    <w:rsid w:val="00811EC1"/>
    <w:rsid w:val="00812481"/>
    <w:rsid w:val="00812722"/>
    <w:rsid w:val="008127D0"/>
    <w:rsid w:val="00812BCD"/>
    <w:rsid w:val="00812C7B"/>
    <w:rsid w:val="00812DA2"/>
    <w:rsid w:val="0081335A"/>
    <w:rsid w:val="00813ABA"/>
    <w:rsid w:val="00813DDC"/>
    <w:rsid w:val="00814119"/>
    <w:rsid w:val="00814241"/>
    <w:rsid w:val="008143B1"/>
    <w:rsid w:val="00815194"/>
    <w:rsid w:val="008157B9"/>
    <w:rsid w:val="008159ED"/>
    <w:rsid w:val="00815DDF"/>
    <w:rsid w:val="00815DED"/>
    <w:rsid w:val="00815F52"/>
    <w:rsid w:val="008161C0"/>
    <w:rsid w:val="0081640C"/>
    <w:rsid w:val="008164E1"/>
    <w:rsid w:val="008165B3"/>
    <w:rsid w:val="00816B22"/>
    <w:rsid w:val="00816ED9"/>
    <w:rsid w:val="00816F8D"/>
    <w:rsid w:val="0081712A"/>
    <w:rsid w:val="00817395"/>
    <w:rsid w:val="008173C3"/>
    <w:rsid w:val="008174B6"/>
    <w:rsid w:val="008179D7"/>
    <w:rsid w:val="00817B93"/>
    <w:rsid w:val="00817D29"/>
    <w:rsid w:val="008201FF"/>
    <w:rsid w:val="00820679"/>
    <w:rsid w:val="00820BD9"/>
    <w:rsid w:val="0082125A"/>
    <w:rsid w:val="00821527"/>
    <w:rsid w:val="00821BB5"/>
    <w:rsid w:val="00821BCD"/>
    <w:rsid w:val="008221C2"/>
    <w:rsid w:val="008222EC"/>
    <w:rsid w:val="00822403"/>
    <w:rsid w:val="0082243D"/>
    <w:rsid w:val="0082260C"/>
    <w:rsid w:val="008226C7"/>
    <w:rsid w:val="0082350C"/>
    <w:rsid w:val="0082353D"/>
    <w:rsid w:val="00823D46"/>
    <w:rsid w:val="0082419B"/>
    <w:rsid w:val="008249F9"/>
    <w:rsid w:val="00825427"/>
    <w:rsid w:val="00825AE2"/>
    <w:rsid w:val="008263C9"/>
    <w:rsid w:val="00826508"/>
    <w:rsid w:val="00826A23"/>
    <w:rsid w:val="00826F9E"/>
    <w:rsid w:val="008270B0"/>
    <w:rsid w:val="008300B4"/>
    <w:rsid w:val="00830A4E"/>
    <w:rsid w:val="00830E41"/>
    <w:rsid w:val="0083169E"/>
    <w:rsid w:val="00831F72"/>
    <w:rsid w:val="0083207E"/>
    <w:rsid w:val="00832269"/>
    <w:rsid w:val="0083280F"/>
    <w:rsid w:val="00832964"/>
    <w:rsid w:val="00832AAE"/>
    <w:rsid w:val="00832E7F"/>
    <w:rsid w:val="00834431"/>
    <w:rsid w:val="0083470E"/>
    <w:rsid w:val="00834AB5"/>
    <w:rsid w:val="008359D6"/>
    <w:rsid w:val="00836077"/>
    <w:rsid w:val="0083619B"/>
    <w:rsid w:val="008362B0"/>
    <w:rsid w:val="008364F7"/>
    <w:rsid w:val="00836E85"/>
    <w:rsid w:val="00836ECA"/>
    <w:rsid w:val="008371A2"/>
    <w:rsid w:val="008371C8"/>
    <w:rsid w:val="008372AD"/>
    <w:rsid w:val="00837617"/>
    <w:rsid w:val="008377C3"/>
    <w:rsid w:val="0084007D"/>
    <w:rsid w:val="00840336"/>
    <w:rsid w:val="008416AE"/>
    <w:rsid w:val="0084172E"/>
    <w:rsid w:val="00842172"/>
    <w:rsid w:val="0084267A"/>
    <w:rsid w:val="00842CB7"/>
    <w:rsid w:val="00843631"/>
    <w:rsid w:val="0084363E"/>
    <w:rsid w:val="00843BC5"/>
    <w:rsid w:val="00843E82"/>
    <w:rsid w:val="00844011"/>
    <w:rsid w:val="00844160"/>
    <w:rsid w:val="008441EC"/>
    <w:rsid w:val="00844201"/>
    <w:rsid w:val="00844395"/>
    <w:rsid w:val="0084482A"/>
    <w:rsid w:val="00844CB0"/>
    <w:rsid w:val="00844D59"/>
    <w:rsid w:val="00844FBD"/>
    <w:rsid w:val="008451F6"/>
    <w:rsid w:val="00845905"/>
    <w:rsid w:val="00846018"/>
    <w:rsid w:val="008463A3"/>
    <w:rsid w:val="00846EF3"/>
    <w:rsid w:val="00846FE3"/>
    <w:rsid w:val="008479D8"/>
    <w:rsid w:val="008479F4"/>
    <w:rsid w:val="00847A3E"/>
    <w:rsid w:val="00847A57"/>
    <w:rsid w:val="00847C40"/>
    <w:rsid w:val="0085003C"/>
    <w:rsid w:val="008502EF"/>
    <w:rsid w:val="00850378"/>
    <w:rsid w:val="00850899"/>
    <w:rsid w:val="00850980"/>
    <w:rsid w:val="00850F2B"/>
    <w:rsid w:val="00851011"/>
    <w:rsid w:val="00851227"/>
    <w:rsid w:val="00851822"/>
    <w:rsid w:val="0085221C"/>
    <w:rsid w:val="00852241"/>
    <w:rsid w:val="00852520"/>
    <w:rsid w:val="00852704"/>
    <w:rsid w:val="00852768"/>
    <w:rsid w:val="00852A17"/>
    <w:rsid w:val="00852A72"/>
    <w:rsid w:val="00852D6D"/>
    <w:rsid w:val="00852F74"/>
    <w:rsid w:val="00852FBC"/>
    <w:rsid w:val="00852FFF"/>
    <w:rsid w:val="00853086"/>
    <w:rsid w:val="008530E2"/>
    <w:rsid w:val="008531A1"/>
    <w:rsid w:val="008531F6"/>
    <w:rsid w:val="00853331"/>
    <w:rsid w:val="008536D3"/>
    <w:rsid w:val="0085403F"/>
    <w:rsid w:val="00854708"/>
    <w:rsid w:val="00854838"/>
    <w:rsid w:val="00854915"/>
    <w:rsid w:val="00854955"/>
    <w:rsid w:val="00855749"/>
    <w:rsid w:val="008560D5"/>
    <w:rsid w:val="008562C5"/>
    <w:rsid w:val="00856607"/>
    <w:rsid w:val="00856EFD"/>
    <w:rsid w:val="00856F7F"/>
    <w:rsid w:val="0085757D"/>
    <w:rsid w:val="00857734"/>
    <w:rsid w:val="00857C5E"/>
    <w:rsid w:val="00857FD3"/>
    <w:rsid w:val="0086087D"/>
    <w:rsid w:val="00860B62"/>
    <w:rsid w:val="00861862"/>
    <w:rsid w:val="008620E5"/>
    <w:rsid w:val="00862612"/>
    <w:rsid w:val="00862A4A"/>
    <w:rsid w:val="00862CD3"/>
    <w:rsid w:val="00862F89"/>
    <w:rsid w:val="00863300"/>
    <w:rsid w:val="00863827"/>
    <w:rsid w:val="008638A8"/>
    <w:rsid w:val="00863B2C"/>
    <w:rsid w:val="00863FEB"/>
    <w:rsid w:val="00864024"/>
    <w:rsid w:val="00864424"/>
    <w:rsid w:val="00864496"/>
    <w:rsid w:val="008646EC"/>
    <w:rsid w:val="0086472C"/>
    <w:rsid w:val="00864BA8"/>
    <w:rsid w:val="00864FA2"/>
    <w:rsid w:val="00865831"/>
    <w:rsid w:val="008658CE"/>
    <w:rsid w:val="00865DB1"/>
    <w:rsid w:val="008669F4"/>
    <w:rsid w:val="00866CA9"/>
    <w:rsid w:val="008670B8"/>
    <w:rsid w:val="0086711C"/>
    <w:rsid w:val="008674B2"/>
    <w:rsid w:val="008675ED"/>
    <w:rsid w:val="00867CEA"/>
    <w:rsid w:val="00867D48"/>
    <w:rsid w:val="00867E63"/>
    <w:rsid w:val="00867F27"/>
    <w:rsid w:val="0087075E"/>
    <w:rsid w:val="008707CE"/>
    <w:rsid w:val="00870A58"/>
    <w:rsid w:val="00870C3C"/>
    <w:rsid w:val="00870D45"/>
    <w:rsid w:val="00871172"/>
    <w:rsid w:val="008714F6"/>
    <w:rsid w:val="00871F44"/>
    <w:rsid w:val="00872558"/>
    <w:rsid w:val="008725B1"/>
    <w:rsid w:val="00872EE1"/>
    <w:rsid w:val="00872EE5"/>
    <w:rsid w:val="008738E3"/>
    <w:rsid w:val="008738F0"/>
    <w:rsid w:val="00873B8F"/>
    <w:rsid w:val="00873BA1"/>
    <w:rsid w:val="00873F05"/>
    <w:rsid w:val="00874539"/>
    <w:rsid w:val="00874663"/>
    <w:rsid w:val="00874836"/>
    <w:rsid w:val="0087492A"/>
    <w:rsid w:val="00875555"/>
    <w:rsid w:val="00875B28"/>
    <w:rsid w:val="00875C24"/>
    <w:rsid w:val="00875C8F"/>
    <w:rsid w:val="00875FA2"/>
    <w:rsid w:val="00876225"/>
    <w:rsid w:val="008763E3"/>
    <w:rsid w:val="0087654E"/>
    <w:rsid w:val="008766D1"/>
    <w:rsid w:val="00876886"/>
    <w:rsid w:val="00877034"/>
    <w:rsid w:val="008772C6"/>
    <w:rsid w:val="0088012D"/>
    <w:rsid w:val="0088018D"/>
    <w:rsid w:val="008801FF"/>
    <w:rsid w:val="00880304"/>
    <w:rsid w:val="00880531"/>
    <w:rsid w:val="0088071E"/>
    <w:rsid w:val="00880909"/>
    <w:rsid w:val="0088100A"/>
    <w:rsid w:val="008810FA"/>
    <w:rsid w:val="0088158C"/>
    <w:rsid w:val="008818F5"/>
    <w:rsid w:val="0088198E"/>
    <w:rsid w:val="00881B6C"/>
    <w:rsid w:val="00881C39"/>
    <w:rsid w:val="00881DB0"/>
    <w:rsid w:val="00881EAF"/>
    <w:rsid w:val="00882273"/>
    <w:rsid w:val="008825E4"/>
    <w:rsid w:val="00882AE1"/>
    <w:rsid w:val="00882C36"/>
    <w:rsid w:val="00882C9A"/>
    <w:rsid w:val="00882F7D"/>
    <w:rsid w:val="0088300F"/>
    <w:rsid w:val="00883659"/>
    <w:rsid w:val="008838DC"/>
    <w:rsid w:val="008845CB"/>
    <w:rsid w:val="008845D1"/>
    <w:rsid w:val="00885281"/>
    <w:rsid w:val="008855A0"/>
    <w:rsid w:val="008855B0"/>
    <w:rsid w:val="008856BF"/>
    <w:rsid w:val="00885704"/>
    <w:rsid w:val="00885792"/>
    <w:rsid w:val="00885817"/>
    <w:rsid w:val="00885D81"/>
    <w:rsid w:val="00886182"/>
    <w:rsid w:val="00886192"/>
    <w:rsid w:val="00887077"/>
    <w:rsid w:val="00887088"/>
    <w:rsid w:val="008874E2"/>
    <w:rsid w:val="008876F1"/>
    <w:rsid w:val="008878D7"/>
    <w:rsid w:val="00887C94"/>
    <w:rsid w:val="00890780"/>
    <w:rsid w:val="008909BC"/>
    <w:rsid w:val="00890AAC"/>
    <w:rsid w:val="00890C11"/>
    <w:rsid w:val="00891989"/>
    <w:rsid w:val="00891D5C"/>
    <w:rsid w:val="0089245B"/>
    <w:rsid w:val="008929C3"/>
    <w:rsid w:val="00892C02"/>
    <w:rsid w:val="00892EE5"/>
    <w:rsid w:val="0089318B"/>
    <w:rsid w:val="00893675"/>
    <w:rsid w:val="00893944"/>
    <w:rsid w:val="00893B8D"/>
    <w:rsid w:val="008945F5"/>
    <w:rsid w:val="00894A3F"/>
    <w:rsid w:val="00894A5D"/>
    <w:rsid w:val="00894CBA"/>
    <w:rsid w:val="00895484"/>
    <w:rsid w:val="00895631"/>
    <w:rsid w:val="00895646"/>
    <w:rsid w:val="00895825"/>
    <w:rsid w:val="008962D5"/>
    <w:rsid w:val="008965D5"/>
    <w:rsid w:val="00896A73"/>
    <w:rsid w:val="00896ADF"/>
    <w:rsid w:val="00896B2F"/>
    <w:rsid w:val="00897254"/>
    <w:rsid w:val="00897486"/>
    <w:rsid w:val="0089752E"/>
    <w:rsid w:val="008A00D7"/>
    <w:rsid w:val="008A0465"/>
    <w:rsid w:val="008A062D"/>
    <w:rsid w:val="008A0FAB"/>
    <w:rsid w:val="008A1807"/>
    <w:rsid w:val="008A1809"/>
    <w:rsid w:val="008A1B08"/>
    <w:rsid w:val="008A1E46"/>
    <w:rsid w:val="008A20C7"/>
    <w:rsid w:val="008A22CC"/>
    <w:rsid w:val="008A23B5"/>
    <w:rsid w:val="008A2455"/>
    <w:rsid w:val="008A2661"/>
    <w:rsid w:val="008A27CA"/>
    <w:rsid w:val="008A2AEB"/>
    <w:rsid w:val="008A3025"/>
    <w:rsid w:val="008A30CD"/>
    <w:rsid w:val="008A32EB"/>
    <w:rsid w:val="008A3C6F"/>
    <w:rsid w:val="008A406E"/>
    <w:rsid w:val="008A40F0"/>
    <w:rsid w:val="008A4BE4"/>
    <w:rsid w:val="008A4DEE"/>
    <w:rsid w:val="008A50F7"/>
    <w:rsid w:val="008A549E"/>
    <w:rsid w:val="008A5680"/>
    <w:rsid w:val="008A56DF"/>
    <w:rsid w:val="008A56F4"/>
    <w:rsid w:val="008A57C4"/>
    <w:rsid w:val="008A5CE2"/>
    <w:rsid w:val="008A5D0B"/>
    <w:rsid w:val="008A5F0A"/>
    <w:rsid w:val="008A62F5"/>
    <w:rsid w:val="008A65EA"/>
    <w:rsid w:val="008A69BB"/>
    <w:rsid w:val="008A6A7F"/>
    <w:rsid w:val="008A7AC4"/>
    <w:rsid w:val="008B086E"/>
    <w:rsid w:val="008B087B"/>
    <w:rsid w:val="008B0F1E"/>
    <w:rsid w:val="008B0FA4"/>
    <w:rsid w:val="008B125F"/>
    <w:rsid w:val="008B130F"/>
    <w:rsid w:val="008B146D"/>
    <w:rsid w:val="008B16EA"/>
    <w:rsid w:val="008B182C"/>
    <w:rsid w:val="008B1B71"/>
    <w:rsid w:val="008B20BE"/>
    <w:rsid w:val="008B2533"/>
    <w:rsid w:val="008B2983"/>
    <w:rsid w:val="008B2C0A"/>
    <w:rsid w:val="008B2D16"/>
    <w:rsid w:val="008B350B"/>
    <w:rsid w:val="008B37E2"/>
    <w:rsid w:val="008B3D2E"/>
    <w:rsid w:val="008B4242"/>
    <w:rsid w:val="008B4EC3"/>
    <w:rsid w:val="008B56DB"/>
    <w:rsid w:val="008B586C"/>
    <w:rsid w:val="008B5906"/>
    <w:rsid w:val="008B5BB6"/>
    <w:rsid w:val="008B5D70"/>
    <w:rsid w:val="008B5F0B"/>
    <w:rsid w:val="008B5F61"/>
    <w:rsid w:val="008B5FD5"/>
    <w:rsid w:val="008B61C6"/>
    <w:rsid w:val="008B67E4"/>
    <w:rsid w:val="008B689C"/>
    <w:rsid w:val="008B69D0"/>
    <w:rsid w:val="008B6AF7"/>
    <w:rsid w:val="008B7185"/>
    <w:rsid w:val="008B7210"/>
    <w:rsid w:val="008B724C"/>
    <w:rsid w:val="008C0074"/>
    <w:rsid w:val="008C0353"/>
    <w:rsid w:val="008C0CC9"/>
    <w:rsid w:val="008C0CEF"/>
    <w:rsid w:val="008C0E1D"/>
    <w:rsid w:val="008C10FB"/>
    <w:rsid w:val="008C11B5"/>
    <w:rsid w:val="008C177A"/>
    <w:rsid w:val="008C2107"/>
    <w:rsid w:val="008C2866"/>
    <w:rsid w:val="008C324B"/>
    <w:rsid w:val="008C3541"/>
    <w:rsid w:val="008C3B9C"/>
    <w:rsid w:val="008C3C10"/>
    <w:rsid w:val="008C3D0D"/>
    <w:rsid w:val="008C3DC4"/>
    <w:rsid w:val="008C4052"/>
    <w:rsid w:val="008C453D"/>
    <w:rsid w:val="008C47EE"/>
    <w:rsid w:val="008C4CA0"/>
    <w:rsid w:val="008C4DE7"/>
    <w:rsid w:val="008C51D0"/>
    <w:rsid w:val="008C54EE"/>
    <w:rsid w:val="008C5AC7"/>
    <w:rsid w:val="008C5E6C"/>
    <w:rsid w:val="008C6994"/>
    <w:rsid w:val="008C6B10"/>
    <w:rsid w:val="008C701E"/>
    <w:rsid w:val="008C7287"/>
    <w:rsid w:val="008C750E"/>
    <w:rsid w:val="008C7669"/>
    <w:rsid w:val="008C7B5E"/>
    <w:rsid w:val="008C7DC0"/>
    <w:rsid w:val="008C7DCE"/>
    <w:rsid w:val="008D0170"/>
    <w:rsid w:val="008D01E0"/>
    <w:rsid w:val="008D060F"/>
    <w:rsid w:val="008D08AB"/>
    <w:rsid w:val="008D10A8"/>
    <w:rsid w:val="008D1137"/>
    <w:rsid w:val="008D1613"/>
    <w:rsid w:val="008D1C4E"/>
    <w:rsid w:val="008D1C9C"/>
    <w:rsid w:val="008D2063"/>
    <w:rsid w:val="008D23BC"/>
    <w:rsid w:val="008D291A"/>
    <w:rsid w:val="008D3A3E"/>
    <w:rsid w:val="008D3C08"/>
    <w:rsid w:val="008D3D3B"/>
    <w:rsid w:val="008D3F7C"/>
    <w:rsid w:val="008D4071"/>
    <w:rsid w:val="008D40CD"/>
    <w:rsid w:val="008D40D4"/>
    <w:rsid w:val="008D4164"/>
    <w:rsid w:val="008D4388"/>
    <w:rsid w:val="008D4614"/>
    <w:rsid w:val="008D5096"/>
    <w:rsid w:val="008D570A"/>
    <w:rsid w:val="008D61D4"/>
    <w:rsid w:val="008D6250"/>
    <w:rsid w:val="008D6328"/>
    <w:rsid w:val="008D661A"/>
    <w:rsid w:val="008D6640"/>
    <w:rsid w:val="008D6E52"/>
    <w:rsid w:val="008D6E7C"/>
    <w:rsid w:val="008D794B"/>
    <w:rsid w:val="008D7987"/>
    <w:rsid w:val="008E0076"/>
    <w:rsid w:val="008E0132"/>
    <w:rsid w:val="008E01DB"/>
    <w:rsid w:val="008E01F4"/>
    <w:rsid w:val="008E044B"/>
    <w:rsid w:val="008E0762"/>
    <w:rsid w:val="008E138E"/>
    <w:rsid w:val="008E14E0"/>
    <w:rsid w:val="008E18E1"/>
    <w:rsid w:val="008E1F65"/>
    <w:rsid w:val="008E21A9"/>
    <w:rsid w:val="008E2B79"/>
    <w:rsid w:val="008E3147"/>
    <w:rsid w:val="008E4205"/>
    <w:rsid w:val="008E42D7"/>
    <w:rsid w:val="008E44B5"/>
    <w:rsid w:val="008E4678"/>
    <w:rsid w:val="008E4BFB"/>
    <w:rsid w:val="008E4D55"/>
    <w:rsid w:val="008E4F42"/>
    <w:rsid w:val="008E4F9A"/>
    <w:rsid w:val="008E52C2"/>
    <w:rsid w:val="008E5581"/>
    <w:rsid w:val="008E591C"/>
    <w:rsid w:val="008E60F6"/>
    <w:rsid w:val="008E63F6"/>
    <w:rsid w:val="008E66EF"/>
    <w:rsid w:val="008E68CA"/>
    <w:rsid w:val="008E69C0"/>
    <w:rsid w:val="008E722D"/>
    <w:rsid w:val="008E746B"/>
    <w:rsid w:val="008E75DE"/>
    <w:rsid w:val="008E78F4"/>
    <w:rsid w:val="008E7BF2"/>
    <w:rsid w:val="008E7F53"/>
    <w:rsid w:val="008F0230"/>
    <w:rsid w:val="008F0DBD"/>
    <w:rsid w:val="008F122D"/>
    <w:rsid w:val="008F14C7"/>
    <w:rsid w:val="008F1734"/>
    <w:rsid w:val="008F17F8"/>
    <w:rsid w:val="008F1D4E"/>
    <w:rsid w:val="008F1F04"/>
    <w:rsid w:val="008F2B91"/>
    <w:rsid w:val="008F2D9E"/>
    <w:rsid w:val="008F2EA0"/>
    <w:rsid w:val="008F2FF6"/>
    <w:rsid w:val="008F3BC1"/>
    <w:rsid w:val="008F3F54"/>
    <w:rsid w:val="008F5328"/>
    <w:rsid w:val="008F5480"/>
    <w:rsid w:val="008F570A"/>
    <w:rsid w:val="008F587B"/>
    <w:rsid w:val="008F5AFA"/>
    <w:rsid w:val="008F5BE2"/>
    <w:rsid w:val="008F5D43"/>
    <w:rsid w:val="008F5F60"/>
    <w:rsid w:val="008F5FCC"/>
    <w:rsid w:val="008F605D"/>
    <w:rsid w:val="008F6315"/>
    <w:rsid w:val="008F686F"/>
    <w:rsid w:val="008F6CD9"/>
    <w:rsid w:val="008F7066"/>
    <w:rsid w:val="008F707C"/>
    <w:rsid w:val="008F7851"/>
    <w:rsid w:val="008F7DD0"/>
    <w:rsid w:val="00900279"/>
    <w:rsid w:val="00900655"/>
    <w:rsid w:val="009008FE"/>
    <w:rsid w:val="00900C8F"/>
    <w:rsid w:val="00901967"/>
    <w:rsid w:val="00901D8A"/>
    <w:rsid w:val="0090237F"/>
    <w:rsid w:val="00902CE6"/>
    <w:rsid w:val="00902E70"/>
    <w:rsid w:val="0090482D"/>
    <w:rsid w:val="009048F8"/>
    <w:rsid w:val="00904B53"/>
    <w:rsid w:val="009055B2"/>
    <w:rsid w:val="0090560F"/>
    <w:rsid w:val="00905681"/>
    <w:rsid w:val="009058B9"/>
    <w:rsid w:val="00905A5D"/>
    <w:rsid w:val="00905C4D"/>
    <w:rsid w:val="00905C97"/>
    <w:rsid w:val="009062FD"/>
    <w:rsid w:val="00906537"/>
    <w:rsid w:val="00906AD2"/>
    <w:rsid w:val="00906E33"/>
    <w:rsid w:val="009075D1"/>
    <w:rsid w:val="00907E41"/>
    <w:rsid w:val="00910202"/>
    <w:rsid w:val="009102D4"/>
    <w:rsid w:val="0091074B"/>
    <w:rsid w:val="009111DA"/>
    <w:rsid w:val="00911768"/>
    <w:rsid w:val="00911C19"/>
    <w:rsid w:val="00911CA8"/>
    <w:rsid w:val="0091218C"/>
    <w:rsid w:val="009123DD"/>
    <w:rsid w:val="009123E7"/>
    <w:rsid w:val="00912486"/>
    <w:rsid w:val="00912774"/>
    <w:rsid w:val="009128F3"/>
    <w:rsid w:val="00912E1D"/>
    <w:rsid w:val="009130F9"/>
    <w:rsid w:val="00913116"/>
    <w:rsid w:val="0091345A"/>
    <w:rsid w:val="0091347B"/>
    <w:rsid w:val="0091390D"/>
    <w:rsid w:val="009140F7"/>
    <w:rsid w:val="00914359"/>
    <w:rsid w:val="0091479E"/>
    <w:rsid w:val="0091499C"/>
    <w:rsid w:val="00914C13"/>
    <w:rsid w:val="00914C84"/>
    <w:rsid w:val="00914E4E"/>
    <w:rsid w:val="00915732"/>
    <w:rsid w:val="00915775"/>
    <w:rsid w:val="009159C9"/>
    <w:rsid w:val="00915E39"/>
    <w:rsid w:val="009162DC"/>
    <w:rsid w:val="00916CDF"/>
    <w:rsid w:val="0091772D"/>
    <w:rsid w:val="009177B8"/>
    <w:rsid w:val="00917835"/>
    <w:rsid w:val="00917854"/>
    <w:rsid w:val="009178AD"/>
    <w:rsid w:val="009179ED"/>
    <w:rsid w:val="00920CDE"/>
    <w:rsid w:val="00921BD5"/>
    <w:rsid w:val="00922412"/>
    <w:rsid w:val="00922814"/>
    <w:rsid w:val="0092297D"/>
    <w:rsid w:val="009229FF"/>
    <w:rsid w:val="00922DA7"/>
    <w:rsid w:val="00922F59"/>
    <w:rsid w:val="009230FC"/>
    <w:rsid w:val="00923818"/>
    <w:rsid w:val="00923845"/>
    <w:rsid w:val="009238DF"/>
    <w:rsid w:val="009240E0"/>
    <w:rsid w:val="0092446D"/>
    <w:rsid w:val="009252CF"/>
    <w:rsid w:val="00925BA6"/>
    <w:rsid w:val="00925F9E"/>
    <w:rsid w:val="00925FFF"/>
    <w:rsid w:val="009272B6"/>
    <w:rsid w:val="009279AC"/>
    <w:rsid w:val="00927DA8"/>
    <w:rsid w:val="00927FCB"/>
    <w:rsid w:val="00930D58"/>
    <w:rsid w:val="00930FC9"/>
    <w:rsid w:val="00931241"/>
    <w:rsid w:val="00931B57"/>
    <w:rsid w:val="00931BC2"/>
    <w:rsid w:val="00931C70"/>
    <w:rsid w:val="00931FA8"/>
    <w:rsid w:val="009322D3"/>
    <w:rsid w:val="0093238C"/>
    <w:rsid w:val="00932464"/>
    <w:rsid w:val="00933325"/>
    <w:rsid w:val="00933454"/>
    <w:rsid w:val="00933BF5"/>
    <w:rsid w:val="00933C0F"/>
    <w:rsid w:val="009343A4"/>
    <w:rsid w:val="009346A1"/>
    <w:rsid w:val="009347CD"/>
    <w:rsid w:val="0093512F"/>
    <w:rsid w:val="00935241"/>
    <w:rsid w:val="009357DD"/>
    <w:rsid w:val="0093585D"/>
    <w:rsid w:val="00935992"/>
    <w:rsid w:val="00935B43"/>
    <w:rsid w:val="00935BAB"/>
    <w:rsid w:val="00935C4A"/>
    <w:rsid w:val="00935CD1"/>
    <w:rsid w:val="00936528"/>
    <w:rsid w:val="0093657E"/>
    <w:rsid w:val="00936BBC"/>
    <w:rsid w:val="00936C3B"/>
    <w:rsid w:val="00936CC7"/>
    <w:rsid w:val="00936D11"/>
    <w:rsid w:val="00937618"/>
    <w:rsid w:val="00937629"/>
    <w:rsid w:val="00937D01"/>
    <w:rsid w:val="00937DF4"/>
    <w:rsid w:val="00940100"/>
    <w:rsid w:val="00940452"/>
    <w:rsid w:val="0094140D"/>
    <w:rsid w:val="0094152F"/>
    <w:rsid w:val="00941C55"/>
    <w:rsid w:val="00941CB4"/>
    <w:rsid w:val="00942035"/>
    <w:rsid w:val="00942229"/>
    <w:rsid w:val="00942296"/>
    <w:rsid w:val="00942CB1"/>
    <w:rsid w:val="00942F09"/>
    <w:rsid w:val="0094302D"/>
    <w:rsid w:val="009431B7"/>
    <w:rsid w:val="009431D8"/>
    <w:rsid w:val="00943974"/>
    <w:rsid w:val="00943C86"/>
    <w:rsid w:val="00943D2E"/>
    <w:rsid w:val="009445A8"/>
    <w:rsid w:val="00945073"/>
    <w:rsid w:val="00945436"/>
    <w:rsid w:val="0094546A"/>
    <w:rsid w:val="00945C7E"/>
    <w:rsid w:val="00945F9C"/>
    <w:rsid w:val="009467B7"/>
    <w:rsid w:val="00946C29"/>
    <w:rsid w:val="00947039"/>
    <w:rsid w:val="00947650"/>
    <w:rsid w:val="00947AC3"/>
    <w:rsid w:val="00950016"/>
    <w:rsid w:val="00950209"/>
    <w:rsid w:val="009502E4"/>
    <w:rsid w:val="00950C69"/>
    <w:rsid w:val="00951241"/>
    <w:rsid w:val="0095153C"/>
    <w:rsid w:val="00951727"/>
    <w:rsid w:val="00951811"/>
    <w:rsid w:val="009518B4"/>
    <w:rsid w:val="00951AC1"/>
    <w:rsid w:val="00951AFA"/>
    <w:rsid w:val="00952258"/>
    <w:rsid w:val="00952606"/>
    <w:rsid w:val="00952BC4"/>
    <w:rsid w:val="00952EAC"/>
    <w:rsid w:val="00952FF5"/>
    <w:rsid w:val="009532EE"/>
    <w:rsid w:val="0095332F"/>
    <w:rsid w:val="009539E1"/>
    <w:rsid w:val="00953C48"/>
    <w:rsid w:val="00954731"/>
    <w:rsid w:val="00954769"/>
    <w:rsid w:val="00954CCD"/>
    <w:rsid w:val="0095510D"/>
    <w:rsid w:val="00955362"/>
    <w:rsid w:val="00955B12"/>
    <w:rsid w:val="0095655D"/>
    <w:rsid w:val="009566CE"/>
    <w:rsid w:val="00956705"/>
    <w:rsid w:val="00956A66"/>
    <w:rsid w:val="00956B4B"/>
    <w:rsid w:val="00956D80"/>
    <w:rsid w:val="00956E97"/>
    <w:rsid w:val="00957345"/>
    <w:rsid w:val="00957397"/>
    <w:rsid w:val="00957869"/>
    <w:rsid w:val="009578F1"/>
    <w:rsid w:val="00957DFA"/>
    <w:rsid w:val="009603F7"/>
    <w:rsid w:val="0096094A"/>
    <w:rsid w:val="00960C5C"/>
    <w:rsid w:val="00961D20"/>
    <w:rsid w:val="00962818"/>
    <w:rsid w:val="00962A72"/>
    <w:rsid w:val="00962B5B"/>
    <w:rsid w:val="00962E9D"/>
    <w:rsid w:val="00962FC4"/>
    <w:rsid w:val="00963C6E"/>
    <w:rsid w:val="00963D36"/>
    <w:rsid w:val="00963D50"/>
    <w:rsid w:val="0096401D"/>
    <w:rsid w:val="0096457A"/>
    <w:rsid w:val="00964639"/>
    <w:rsid w:val="00964680"/>
    <w:rsid w:val="00964F3E"/>
    <w:rsid w:val="00965006"/>
    <w:rsid w:val="0096545D"/>
    <w:rsid w:val="00965554"/>
    <w:rsid w:val="00965944"/>
    <w:rsid w:val="00965B8D"/>
    <w:rsid w:val="00966779"/>
    <w:rsid w:val="00966E78"/>
    <w:rsid w:val="0096712F"/>
    <w:rsid w:val="0096749F"/>
    <w:rsid w:val="00967652"/>
    <w:rsid w:val="00967820"/>
    <w:rsid w:val="00967AC4"/>
    <w:rsid w:val="00970549"/>
    <w:rsid w:val="009705AD"/>
    <w:rsid w:val="009706EA"/>
    <w:rsid w:val="00970D19"/>
    <w:rsid w:val="00971304"/>
    <w:rsid w:val="0097164E"/>
    <w:rsid w:val="00971730"/>
    <w:rsid w:val="00971C86"/>
    <w:rsid w:val="009720F3"/>
    <w:rsid w:val="009723D3"/>
    <w:rsid w:val="00972446"/>
    <w:rsid w:val="009725E0"/>
    <w:rsid w:val="00972966"/>
    <w:rsid w:val="00972C81"/>
    <w:rsid w:val="009730A5"/>
    <w:rsid w:val="009735EC"/>
    <w:rsid w:val="00973A60"/>
    <w:rsid w:val="00973D42"/>
    <w:rsid w:val="0097401C"/>
    <w:rsid w:val="0097408F"/>
    <w:rsid w:val="00974252"/>
    <w:rsid w:val="00974ACD"/>
    <w:rsid w:val="009755F8"/>
    <w:rsid w:val="00975C6B"/>
    <w:rsid w:val="00975D94"/>
    <w:rsid w:val="00975E73"/>
    <w:rsid w:val="00975F7B"/>
    <w:rsid w:val="009765E2"/>
    <w:rsid w:val="00976EFB"/>
    <w:rsid w:val="00976FA5"/>
    <w:rsid w:val="009776A7"/>
    <w:rsid w:val="0097799C"/>
    <w:rsid w:val="00977F5A"/>
    <w:rsid w:val="009801A6"/>
    <w:rsid w:val="00980404"/>
    <w:rsid w:val="0098081E"/>
    <w:rsid w:val="00980881"/>
    <w:rsid w:val="009810DB"/>
    <w:rsid w:val="0098151F"/>
    <w:rsid w:val="00981918"/>
    <w:rsid w:val="00981D08"/>
    <w:rsid w:val="00982329"/>
    <w:rsid w:val="00982696"/>
    <w:rsid w:val="00982881"/>
    <w:rsid w:val="00982AB9"/>
    <w:rsid w:val="00982CAC"/>
    <w:rsid w:val="00982D88"/>
    <w:rsid w:val="00983190"/>
    <w:rsid w:val="009833C3"/>
    <w:rsid w:val="009834FE"/>
    <w:rsid w:val="0098350F"/>
    <w:rsid w:val="00983893"/>
    <w:rsid w:val="009839C8"/>
    <w:rsid w:val="00984039"/>
    <w:rsid w:val="009842E6"/>
    <w:rsid w:val="009844D2"/>
    <w:rsid w:val="009850DF"/>
    <w:rsid w:val="009852A4"/>
    <w:rsid w:val="00985595"/>
    <w:rsid w:val="009855C6"/>
    <w:rsid w:val="00985CC6"/>
    <w:rsid w:val="009862D2"/>
    <w:rsid w:val="0098646A"/>
    <w:rsid w:val="0098676D"/>
    <w:rsid w:val="009869A7"/>
    <w:rsid w:val="00986AA4"/>
    <w:rsid w:val="00986BD0"/>
    <w:rsid w:val="00986C2D"/>
    <w:rsid w:val="00986DF7"/>
    <w:rsid w:val="0098710C"/>
    <w:rsid w:val="00987413"/>
    <w:rsid w:val="00990005"/>
    <w:rsid w:val="009907C3"/>
    <w:rsid w:val="009909AF"/>
    <w:rsid w:val="00990FBC"/>
    <w:rsid w:val="009914CD"/>
    <w:rsid w:val="009919D2"/>
    <w:rsid w:val="00991F3B"/>
    <w:rsid w:val="009920F1"/>
    <w:rsid w:val="009925E9"/>
    <w:rsid w:val="00992608"/>
    <w:rsid w:val="009926BF"/>
    <w:rsid w:val="009929E3"/>
    <w:rsid w:val="00992AEE"/>
    <w:rsid w:val="00992D82"/>
    <w:rsid w:val="00992EA4"/>
    <w:rsid w:val="0099338B"/>
    <w:rsid w:val="00993B6B"/>
    <w:rsid w:val="00994C04"/>
    <w:rsid w:val="00994CFE"/>
    <w:rsid w:val="009954C1"/>
    <w:rsid w:val="009954CF"/>
    <w:rsid w:val="00995994"/>
    <w:rsid w:val="00995A17"/>
    <w:rsid w:val="0099627C"/>
    <w:rsid w:val="00996360"/>
    <w:rsid w:val="00996516"/>
    <w:rsid w:val="00996A30"/>
    <w:rsid w:val="00997177"/>
    <w:rsid w:val="00997308"/>
    <w:rsid w:val="009976CE"/>
    <w:rsid w:val="0099776B"/>
    <w:rsid w:val="00997C7C"/>
    <w:rsid w:val="00997E77"/>
    <w:rsid w:val="00997FEE"/>
    <w:rsid w:val="009A0485"/>
    <w:rsid w:val="009A068A"/>
    <w:rsid w:val="009A076F"/>
    <w:rsid w:val="009A0BF2"/>
    <w:rsid w:val="009A1062"/>
    <w:rsid w:val="009A11A2"/>
    <w:rsid w:val="009A1442"/>
    <w:rsid w:val="009A1564"/>
    <w:rsid w:val="009A18B0"/>
    <w:rsid w:val="009A19B4"/>
    <w:rsid w:val="009A1B9F"/>
    <w:rsid w:val="009A1D56"/>
    <w:rsid w:val="009A27D9"/>
    <w:rsid w:val="009A2A9C"/>
    <w:rsid w:val="009A2AFB"/>
    <w:rsid w:val="009A2DE3"/>
    <w:rsid w:val="009A3049"/>
    <w:rsid w:val="009A309F"/>
    <w:rsid w:val="009A39BE"/>
    <w:rsid w:val="009A3C69"/>
    <w:rsid w:val="009A4081"/>
    <w:rsid w:val="009A44E5"/>
    <w:rsid w:val="009A48BF"/>
    <w:rsid w:val="009A55E2"/>
    <w:rsid w:val="009A5817"/>
    <w:rsid w:val="009A5903"/>
    <w:rsid w:val="009A668C"/>
    <w:rsid w:val="009A6723"/>
    <w:rsid w:val="009A6823"/>
    <w:rsid w:val="009A6B8C"/>
    <w:rsid w:val="009A6B97"/>
    <w:rsid w:val="009A7AC4"/>
    <w:rsid w:val="009A7DCC"/>
    <w:rsid w:val="009B0213"/>
    <w:rsid w:val="009B0372"/>
    <w:rsid w:val="009B061D"/>
    <w:rsid w:val="009B0B8F"/>
    <w:rsid w:val="009B1068"/>
    <w:rsid w:val="009B137B"/>
    <w:rsid w:val="009B13FB"/>
    <w:rsid w:val="009B14AD"/>
    <w:rsid w:val="009B1535"/>
    <w:rsid w:val="009B17D1"/>
    <w:rsid w:val="009B1BD0"/>
    <w:rsid w:val="009B290E"/>
    <w:rsid w:val="009B296C"/>
    <w:rsid w:val="009B2C4A"/>
    <w:rsid w:val="009B3112"/>
    <w:rsid w:val="009B3406"/>
    <w:rsid w:val="009B34B1"/>
    <w:rsid w:val="009B37BB"/>
    <w:rsid w:val="009B3B57"/>
    <w:rsid w:val="009B3CE1"/>
    <w:rsid w:val="009B4018"/>
    <w:rsid w:val="009B46C0"/>
    <w:rsid w:val="009B483C"/>
    <w:rsid w:val="009B5E18"/>
    <w:rsid w:val="009B5F72"/>
    <w:rsid w:val="009B6145"/>
    <w:rsid w:val="009B622D"/>
    <w:rsid w:val="009B6518"/>
    <w:rsid w:val="009B6528"/>
    <w:rsid w:val="009B6F0A"/>
    <w:rsid w:val="009B6F15"/>
    <w:rsid w:val="009B7431"/>
    <w:rsid w:val="009B7FAF"/>
    <w:rsid w:val="009C0655"/>
    <w:rsid w:val="009C0B86"/>
    <w:rsid w:val="009C0C69"/>
    <w:rsid w:val="009C0CA8"/>
    <w:rsid w:val="009C1432"/>
    <w:rsid w:val="009C1648"/>
    <w:rsid w:val="009C165C"/>
    <w:rsid w:val="009C18C2"/>
    <w:rsid w:val="009C19A8"/>
    <w:rsid w:val="009C1A33"/>
    <w:rsid w:val="009C1FB5"/>
    <w:rsid w:val="009C2016"/>
    <w:rsid w:val="009C36C5"/>
    <w:rsid w:val="009C3842"/>
    <w:rsid w:val="009C396A"/>
    <w:rsid w:val="009C402B"/>
    <w:rsid w:val="009C4071"/>
    <w:rsid w:val="009C45D3"/>
    <w:rsid w:val="009C4717"/>
    <w:rsid w:val="009C4AB7"/>
    <w:rsid w:val="009C4E2B"/>
    <w:rsid w:val="009C4EEE"/>
    <w:rsid w:val="009C51C4"/>
    <w:rsid w:val="009C523B"/>
    <w:rsid w:val="009C5A59"/>
    <w:rsid w:val="009C5C42"/>
    <w:rsid w:val="009C60EA"/>
    <w:rsid w:val="009C6FA5"/>
    <w:rsid w:val="009C6FB4"/>
    <w:rsid w:val="009C78A5"/>
    <w:rsid w:val="009C78BC"/>
    <w:rsid w:val="009C7D04"/>
    <w:rsid w:val="009C7FFE"/>
    <w:rsid w:val="009D0079"/>
    <w:rsid w:val="009D01D8"/>
    <w:rsid w:val="009D0207"/>
    <w:rsid w:val="009D0996"/>
    <w:rsid w:val="009D0FF0"/>
    <w:rsid w:val="009D1924"/>
    <w:rsid w:val="009D2049"/>
    <w:rsid w:val="009D2B55"/>
    <w:rsid w:val="009D2C47"/>
    <w:rsid w:val="009D3EA6"/>
    <w:rsid w:val="009D42F5"/>
    <w:rsid w:val="009D49B8"/>
    <w:rsid w:val="009D4D17"/>
    <w:rsid w:val="009D528A"/>
    <w:rsid w:val="009D5CCF"/>
    <w:rsid w:val="009D5CF9"/>
    <w:rsid w:val="009D5DAE"/>
    <w:rsid w:val="009D60B4"/>
    <w:rsid w:val="009D6C05"/>
    <w:rsid w:val="009D7169"/>
    <w:rsid w:val="009D716A"/>
    <w:rsid w:val="009D7355"/>
    <w:rsid w:val="009D7967"/>
    <w:rsid w:val="009D7AA6"/>
    <w:rsid w:val="009E04B9"/>
    <w:rsid w:val="009E0B45"/>
    <w:rsid w:val="009E0D87"/>
    <w:rsid w:val="009E13A1"/>
    <w:rsid w:val="009E13B7"/>
    <w:rsid w:val="009E2899"/>
    <w:rsid w:val="009E2F87"/>
    <w:rsid w:val="009E339D"/>
    <w:rsid w:val="009E33F1"/>
    <w:rsid w:val="009E3690"/>
    <w:rsid w:val="009E3A7D"/>
    <w:rsid w:val="009E3AA3"/>
    <w:rsid w:val="009E3AD6"/>
    <w:rsid w:val="009E3D5C"/>
    <w:rsid w:val="009E4081"/>
    <w:rsid w:val="009E429D"/>
    <w:rsid w:val="009E4945"/>
    <w:rsid w:val="009E50A7"/>
    <w:rsid w:val="009E5599"/>
    <w:rsid w:val="009E5640"/>
    <w:rsid w:val="009E57A6"/>
    <w:rsid w:val="009E57BE"/>
    <w:rsid w:val="009E5F6F"/>
    <w:rsid w:val="009E5F7B"/>
    <w:rsid w:val="009E610E"/>
    <w:rsid w:val="009E6476"/>
    <w:rsid w:val="009E6702"/>
    <w:rsid w:val="009E6809"/>
    <w:rsid w:val="009E6983"/>
    <w:rsid w:val="009E6C46"/>
    <w:rsid w:val="009E738F"/>
    <w:rsid w:val="009E73B9"/>
    <w:rsid w:val="009E75B2"/>
    <w:rsid w:val="009E7CC9"/>
    <w:rsid w:val="009E7E98"/>
    <w:rsid w:val="009F010C"/>
    <w:rsid w:val="009F01D3"/>
    <w:rsid w:val="009F064E"/>
    <w:rsid w:val="009F0812"/>
    <w:rsid w:val="009F081D"/>
    <w:rsid w:val="009F0882"/>
    <w:rsid w:val="009F0CC1"/>
    <w:rsid w:val="009F14DF"/>
    <w:rsid w:val="009F15E7"/>
    <w:rsid w:val="009F16C7"/>
    <w:rsid w:val="009F1814"/>
    <w:rsid w:val="009F21E2"/>
    <w:rsid w:val="009F2229"/>
    <w:rsid w:val="009F28AD"/>
    <w:rsid w:val="009F2A47"/>
    <w:rsid w:val="009F2AD3"/>
    <w:rsid w:val="009F2E6E"/>
    <w:rsid w:val="009F3C33"/>
    <w:rsid w:val="009F3CEE"/>
    <w:rsid w:val="009F3D36"/>
    <w:rsid w:val="009F3F0A"/>
    <w:rsid w:val="009F4049"/>
    <w:rsid w:val="009F43F3"/>
    <w:rsid w:val="009F4530"/>
    <w:rsid w:val="009F4860"/>
    <w:rsid w:val="009F4B1F"/>
    <w:rsid w:val="009F4BB5"/>
    <w:rsid w:val="009F4D3C"/>
    <w:rsid w:val="009F5285"/>
    <w:rsid w:val="009F5C4D"/>
    <w:rsid w:val="009F5FC6"/>
    <w:rsid w:val="009F6B9C"/>
    <w:rsid w:val="009F6D67"/>
    <w:rsid w:val="009F715D"/>
    <w:rsid w:val="009F77D6"/>
    <w:rsid w:val="009F7B53"/>
    <w:rsid w:val="009F7BB2"/>
    <w:rsid w:val="00A00123"/>
    <w:rsid w:val="00A00125"/>
    <w:rsid w:val="00A0014F"/>
    <w:rsid w:val="00A00155"/>
    <w:rsid w:val="00A00262"/>
    <w:rsid w:val="00A015C6"/>
    <w:rsid w:val="00A01E2B"/>
    <w:rsid w:val="00A01F16"/>
    <w:rsid w:val="00A0261A"/>
    <w:rsid w:val="00A02AFB"/>
    <w:rsid w:val="00A02E3F"/>
    <w:rsid w:val="00A02FE7"/>
    <w:rsid w:val="00A03169"/>
    <w:rsid w:val="00A036A5"/>
    <w:rsid w:val="00A03CDD"/>
    <w:rsid w:val="00A04115"/>
    <w:rsid w:val="00A047A7"/>
    <w:rsid w:val="00A047FE"/>
    <w:rsid w:val="00A049E1"/>
    <w:rsid w:val="00A04F92"/>
    <w:rsid w:val="00A052BF"/>
    <w:rsid w:val="00A0622B"/>
    <w:rsid w:val="00A06395"/>
    <w:rsid w:val="00A064D9"/>
    <w:rsid w:val="00A069B9"/>
    <w:rsid w:val="00A06CF5"/>
    <w:rsid w:val="00A07E51"/>
    <w:rsid w:val="00A0F4E0"/>
    <w:rsid w:val="00A10BA9"/>
    <w:rsid w:val="00A119B1"/>
    <w:rsid w:val="00A11C28"/>
    <w:rsid w:val="00A12099"/>
    <w:rsid w:val="00A122AF"/>
    <w:rsid w:val="00A1235A"/>
    <w:rsid w:val="00A123B9"/>
    <w:rsid w:val="00A12932"/>
    <w:rsid w:val="00A12A14"/>
    <w:rsid w:val="00A12FB7"/>
    <w:rsid w:val="00A130E6"/>
    <w:rsid w:val="00A1317B"/>
    <w:rsid w:val="00A131F2"/>
    <w:rsid w:val="00A13785"/>
    <w:rsid w:val="00A13C36"/>
    <w:rsid w:val="00A13C4B"/>
    <w:rsid w:val="00A13D72"/>
    <w:rsid w:val="00A140D7"/>
    <w:rsid w:val="00A14432"/>
    <w:rsid w:val="00A14E17"/>
    <w:rsid w:val="00A15662"/>
    <w:rsid w:val="00A15AA2"/>
    <w:rsid w:val="00A15D96"/>
    <w:rsid w:val="00A16553"/>
    <w:rsid w:val="00A16663"/>
    <w:rsid w:val="00A16F62"/>
    <w:rsid w:val="00A17132"/>
    <w:rsid w:val="00A20221"/>
    <w:rsid w:val="00A20273"/>
    <w:rsid w:val="00A20330"/>
    <w:rsid w:val="00A2060F"/>
    <w:rsid w:val="00A2082F"/>
    <w:rsid w:val="00A20E8F"/>
    <w:rsid w:val="00A21112"/>
    <w:rsid w:val="00A2113C"/>
    <w:rsid w:val="00A212E6"/>
    <w:rsid w:val="00A21DA0"/>
    <w:rsid w:val="00A21F5B"/>
    <w:rsid w:val="00A22331"/>
    <w:rsid w:val="00A2235F"/>
    <w:rsid w:val="00A225D0"/>
    <w:rsid w:val="00A2266F"/>
    <w:rsid w:val="00A22C15"/>
    <w:rsid w:val="00A22D1B"/>
    <w:rsid w:val="00A22DA0"/>
    <w:rsid w:val="00A2314D"/>
    <w:rsid w:val="00A23885"/>
    <w:rsid w:val="00A23B5E"/>
    <w:rsid w:val="00A24B70"/>
    <w:rsid w:val="00A25259"/>
    <w:rsid w:val="00A253A8"/>
    <w:rsid w:val="00A25840"/>
    <w:rsid w:val="00A259D3"/>
    <w:rsid w:val="00A259D4"/>
    <w:rsid w:val="00A25A2C"/>
    <w:rsid w:val="00A25DDE"/>
    <w:rsid w:val="00A25FEE"/>
    <w:rsid w:val="00A26360"/>
    <w:rsid w:val="00A263AA"/>
    <w:rsid w:val="00A2640B"/>
    <w:rsid w:val="00A272BE"/>
    <w:rsid w:val="00A27D9C"/>
    <w:rsid w:val="00A27F28"/>
    <w:rsid w:val="00A27F2E"/>
    <w:rsid w:val="00A27F49"/>
    <w:rsid w:val="00A30A50"/>
    <w:rsid w:val="00A312D5"/>
    <w:rsid w:val="00A31411"/>
    <w:rsid w:val="00A3256E"/>
    <w:rsid w:val="00A3343E"/>
    <w:rsid w:val="00A339BC"/>
    <w:rsid w:val="00A33ECE"/>
    <w:rsid w:val="00A34004"/>
    <w:rsid w:val="00A341C8"/>
    <w:rsid w:val="00A342CB"/>
    <w:rsid w:val="00A34859"/>
    <w:rsid w:val="00A35159"/>
    <w:rsid w:val="00A35650"/>
    <w:rsid w:val="00A357C3"/>
    <w:rsid w:val="00A35C7C"/>
    <w:rsid w:val="00A35C7D"/>
    <w:rsid w:val="00A35EC7"/>
    <w:rsid w:val="00A362B3"/>
    <w:rsid w:val="00A3636A"/>
    <w:rsid w:val="00A36516"/>
    <w:rsid w:val="00A36D06"/>
    <w:rsid w:val="00A36DCD"/>
    <w:rsid w:val="00A37276"/>
    <w:rsid w:val="00A37972"/>
    <w:rsid w:val="00A379D7"/>
    <w:rsid w:val="00A37FD2"/>
    <w:rsid w:val="00A3942A"/>
    <w:rsid w:val="00A406F5"/>
    <w:rsid w:val="00A40D33"/>
    <w:rsid w:val="00A40F80"/>
    <w:rsid w:val="00A4123F"/>
    <w:rsid w:val="00A41C3B"/>
    <w:rsid w:val="00A41C5D"/>
    <w:rsid w:val="00A4248F"/>
    <w:rsid w:val="00A433E2"/>
    <w:rsid w:val="00A4346F"/>
    <w:rsid w:val="00A4378B"/>
    <w:rsid w:val="00A437DD"/>
    <w:rsid w:val="00A43E06"/>
    <w:rsid w:val="00A44576"/>
    <w:rsid w:val="00A449F0"/>
    <w:rsid w:val="00A44BFF"/>
    <w:rsid w:val="00A4509E"/>
    <w:rsid w:val="00A45330"/>
    <w:rsid w:val="00A45568"/>
    <w:rsid w:val="00A45830"/>
    <w:rsid w:val="00A45C03"/>
    <w:rsid w:val="00A45D39"/>
    <w:rsid w:val="00A45E28"/>
    <w:rsid w:val="00A46242"/>
    <w:rsid w:val="00A46A74"/>
    <w:rsid w:val="00A46CCE"/>
    <w:rsid w:val="00A46E73"/>
    <w:rsid w:val="00A47292"/>
    <w:rsid w:val="00A474A9"/>
    <w:rsid w:val="00A47663"/>
    <w:rsid w:val="00A47B63"/>
    <w:rsid w:val="00A47B76"/>
    <w:rsid w:val="00A47B8E"/>
    <w:rsid w:val="00A47ECF"/>
    <w:rsid w:val="00A47F75"/>
    <w:rsid w:val="00A50918"/>
    <w:rsid w:val="00A513E1"/>
    <w:rsid w:val="00A513FA"/>
    <w:rsid w:val="00A515E3"/>
    <w:rsid w:val="00A5164B"/>
    <w:rsid w:val="00A5263B"/>
    <w:rsid w:val="00A527FA"/>
    <w:rsid w:val="00A52EB5"/>
    <w:rsid w:val="00A5396F"/>
    <w:rsid w:val="00A54027"/>
    <w:rsid w:val="00A5407B"/>
    <w:rsid w:val="00A540E2"/>
    <w:rsid w:val="00A54A64"/>
    <w:rsid w:val="00A54EA8"/>
    <w:rsid w:val="00A55D89"/>
    <w:rsid w:val="00A563F7"/>
    <w:rsid w:val="00A56DC8"/>
    <w:rsid w:val="00A56F91"/>
    <w:rsid w:val="00A57B38"/>
    <w:rsid w:val="00A57BEC"/>
    <w:rsid w:val="00A57CBE"/>
    <w:rsid w:val="00A57E9E"/>
    <w:rsid w:val="00A60025"/>
    <w:rsid w:val="00A60144"/>
    <w:rsid w:val="00A60534"/>
    <w:rsid w:val="00A60D8A"/>
    <w:rsid w:val="00A60E6D"/>
    <w:rsid w:val="00A60FD5"/>
    <w:rsid w:val="00A624AF"/>
    <w:rsid w:val="00A62501"/>
    <w:rsid w:val="00A62639"/>
    <w:rsid w:val="00A626BF"/>
    <w:rsid w:val="00A62832"/>
    <w:rsid w:val="00A62F11"/>
    <w:rsid w:val="00A63D94"/>
    <w:rsid w:val="00A63EB2"/>
    <w:rsid w:val="00A63F90"/>
    <w:rsid w:val="00A64013"/>
    <w:rsid w:val="00A64064"/>
    <w:rsid w:val="00A6413B"/>
    <w:rsid w:val="00A658D4"/>
    <w:rsid w:val="00A65EA2"/>
    <w:rsid w:val="00A66428"/>
    <w:rsid w:val="00A66742"/>
    <w:rsid w:val="00A66AA4"/>
    <w:rsid w:val="00A66D5F"/>
    <w:rsid w:val="00A6736F"/>
    <w:rsid w:val="00A67492"/>
    <w:rsid w:val="00A67FE1"/>
    <w:rsid w:val="00A7028A"/>
    <w:rsid w:val="00A704F5"/>
    <w:rsid w:val="00A705BC"/>
    <w:rsid w:val="00A70617"/>
    <w:rsid w:val="00A710A3"/>
    <w:rsid w:val="00A7116B"/>
    <w:rsid w:val="00A720C8"/>
    <w:rsid w:val="00A72265"/>
    <w:rsid w:val="00A729D0"/>
    <w:rsid w:val="00A72A78"/>
    <w:rsid w:val="00A73449"/>
    <w:rsid w:val="00A734C1"/>
    <w:rsid w:val="00A7357C"/>
    <w:rsid w:val="00A7365F"/>
    <w:rsid w:val="00A739BC"/>
    <w:rsid w:val="00A73AA4"/>
    <w:rsid w:val="00A73B25"/>
    <w:rsid w:val="00A73DEF"/>
    <w:rsid w:val="00A73E0F"/>
    <w:rsid w:val="00A7423B"/>
    <w:rsid w:val="00A74378"/>
    <w:rsid w:val="00A74631"/>
    <w:rsid w:val="00A74BA6"/>
    <w:rsid w:val="00A74FE5"/>
    <w:rsid w:val="00A7538A"/>
    <w:rsid w:val="00A754FF"/>
    <w:rsid w:val="00A75A6D"/>
    <w:rsid w:val="00A760D4"/>
    <w:rsid w:val="00A7638D"/>
    <w:rsid w:val="00A76648"/>
    <w:rsid w:val="00A76BBA"/>
    <w:rsid w:val="00A76CA1"/>
    <w:rsid w:val="00A771F2"/>
    <w:rsid w:val="00A778D5"/>
    <w:rsid w:val="00A77A5C"/>
    <w:rsid w:val="00A77E27"/>
    <w:rsid w:val="00A80451"/>
    <w:rsid w:val="00A80665"/>
    <w:rsid w:val="00A809D7"/>
    <w:rsid w:val="00A80A57"/>
    <w:rsid w:val="00A80D17"/>
    <w:rsid w:val="00A8103C"/>
    <w:rsid w:val="00A81351"/>
    <w:rsid w:val="00A81446"/>
    <w:rsid w:val="00A81592"/>
    <w:rsid w:val="00A81C6A"/>
    <w:rsid w:val="00A81ECF"/>
    <w:rsid w:val="00A82492"/>
    <w:rsid w:val="00A824FF"/>
    <w:rsid w:val="00A82F3C"/>
    <w:rsid w:val="00A82FCA"/>
    <w:rsid w:val="00A83360"/>
    <w:rsid w:val="00A83880"/>
    <w:rsid w:val="00A83E7E"/>
    <w:rsid w:val="00A84414"/>
    <w:rsid w:val="00A84591"/>
    <w:rsid w:val="00A84654"/>
    <w:rsid w:val="00A8493D"/>
    <w:rsid w:val="00A84CF7"/>
    <w:rsid w:val="00A84DAE"/>
    <w:rsid w:val="00A85C6C"/>
    <w:rsid w:val="00A861FB"/>
    <w:rsid w:val="00A86273"/>
    <w:rsid w:val="00A86AA3"/>
    <w:rsid w:val="00A86AC8"/>
    <w:rsid w:val="00A86FD9"/>
    <w:rsid w:val="00A872AE"/>
    <w:rsid w:val="00A875DD"/>
    <w:rsid w:val="00A87B0C"/>
    <w:rsid w:val="00A87EE0"/>
    <w:rsid w:val="00A90477"/>
    <w:rsid w:val="00A9081B"/>
    <w:rsid w:val="00A90A04"/>
    <w:rsid w:val="00A90AED"/>
    <w:rsid w:val="00A91711"/>
    <w:rsid w:val="00A92D46"/>
    <w:rsid w:val="00A92D93"/>
    <w:rsid w:val="00A9356F"/>
    <w:rsid w:val="00A935EF"/>
    <w:rsid w:val="00A9389A"/>
    <w:rsid w:val="00A93BF9"/>
    <w:rsid w:val="00A93BFA"/>
    <w:rsid w:val="00A940AC"/>
    <w:rsid w:val="00A9433B"/>
    <w:rsid w:val="00A944CC"/>
    <w:rsid w:val="00A94FF2"/>
    <w:rsid w:val="00A957FD"/>
    <w:rsid w:val="00A9614C"/>
    <w:rsid w:val="00A96F80"/>
    <w:rsid w:val="00A97850"/>
    <w:rsid w:val="00A97948"/>
    <w:rsid w:val="00A97CDF"/>
    <w:rsid w:val="00A97F9B"/>
    <w:rsid w:val="00AA01AB"/>
    <w:rsid w:val="00AA0462"/>
    <w:rsid w:val="00AA055E"/>
    <w:rsid w:val="00AA0652"/>
    <w:rsid w:val="00AA1053"/>
    <w:rsid w:val="00AA13FB"/>
    <w:rsid w:val="00AA1428"/>
    <w:rsid w:val="00AA1892"/>
    <w:rsid w:val="00AA1CF6"/>
    <w:rsid w:val="00AA2145"/>
    <w:rsid w:val="00AA2D44"/>
    <w:rsid w:val="00AA324F"/>
    <w:rsid w:val="00AA34FB"/>
    <w:rsid w:val="00AA3711"/>
    <w:rsid w:val="00AA3DE7"/>
    <w:rsid w:val="00AA43EB"/>
    <w:rsid w:val="00AA48BD"/>
    <w:rsid w:val="00AA4A0B"/>
    <w:rsid w:val="00AA4A83"/>
    <w:rsid w:val="00AA50CE"/>
    <w:rsid w:val="00AA5C01"/>
    <w:rsid w:val="00AA608E"/>
    <w:rsid w:val="00AA6746"/>
    <w:rsid w:val="00AA70A4"/>
    <w:rsid w:val="00AA75D1"/>
    <w:rsid w:val="00AA7690"/>
    <w:rsid w:val="00AA7ADA"/>
    <w:rsid w:val="00AA7DE0"/>
    <w:rsid w:val="00AB03C9"/>
    <w:rsid w:val="00AB044F"/>
    <w:rsid w:val="00AB06EF"/>
    <w:rsid w:val="00AB08C5"/>
    <w:rsid w:val="00AB094C"/>
    <w:rsid w:val="00AB096F"/>
    <w:rsid w:val="00AB0B39"/>
    <w:rsid w:val="00AB0C4F"/>
    <w:rsid w:val="00AB0F3D"/>
    <w:rsid w:val="00AB100F"/>
    <w:rsid w:val="00AB15A5"/>
    <w:rsid w:val="00AB1C42"/>
    <w:rsid w:val="00AB24A5"/>
    <w:rsid w:val="00AB24E4"/>
    <w:rsid w:val="00AB26F1"/>
    <w:rsid w:val="00AB26FF"/>
    <w:rsid w:val="00AB29D0"/>
    <w:rsid w:val="00AB2BFA"/>
    <w:rsid w:val="00AB2F35"/>
    <w:rsid w:val="00AB3464"/>
    <w:rsid w:val="00AB3F22"/>
    <w:rsid w:val="00AB41FE"/>
    <w:rsid w:val="00AB4272"/>
    <w:rsid w:val="00AB4962"/>
    <w:rsid w:val="00AB4F87"/>
    <w:rsid w:val="00AB53C3"/>
    <w:rsid w:val="00AB5F6A"/>
    <w:rsid w:val="00AB6173"/>
    <w:rsid w:val="00AB61B8"/>
    <w:rsid w:val="00AB6551"/>
    <w:rsid w:val="00AB67BB"/>
    <w:rsid w:val="00AB775C"/>
    <w:rsid w:val="00AB7779"/>
    <w:rsid w:val="00AB7AB5"/>
    <w:rsid w:val="00AC00EF"/>
    <w:rsid w:val="00AC0322"/>
    <w:rsid w:val="00AC051A"/>
    <w:rsid w:val="00AC0563"/>
    <w:rsid w:val="00AC10DE"/>
    <w:rsid w:val="00AC114F"/>
    <w:rsid w:val="00AC12D6"/>
    <w:rsid w:val="00AC1EC1"/>
    <w:rsid w:val="00AC212F"/>
    <w:rsid w:val="00AC2CD1"/>
    <w:rsid w:val="00AC32D7"/>
    <w:rsid w:val="00AC32F9"/>
    <w:rsid w:val="00AC3608"/>
    <w:rsid w:val="00AC3934"/>
    <w:rsid w:val="00AC3F28"/>
    <w:rsid w:val="00AC41C9"/>
    <w:rsid w:val="00AC4D06"/>
    <w:rsid w:val="00AC4D12"/>
    <w:rsid w:val="00AC4DA9"/>
    <w:rsid w:val="00AC50E6"/>
    <w:rsid w:val="00AC5385"/>
    <w:rsid w:val="00AC547A"/>
    <w:rsid w:val="00AC5564"/>
    <w:rsid w:val="00AC55E4"/>
    <w:rsid w:val="00AC5648"/>
    <w:rsid w:val="00AC5A0A"/>
    <w:rsid w:val="00AC5F20"/>
    <w:rsid w:val="00AC647A"/>
    <w:rsid w:val="00AC67BA"/>
    <w:rsid w:val="00AC6DB4"/>
    <w:rsid w:val="00AC6F3D"/>
    <w:rsid w:val="00AC758C"/>
    <w:rsid w:val="00AC7A3A"/>
    <w:rsid w:val="00AC7E26"/>
    <w:rsid w:val="00AD02EB"/>
    <w:rsid w:val="00AD0669"/>
    <w:rsid w:val="00AD0D6A"/>
    <w:rsid w:val="00AD0FAF"/>
    <w:rsid w:val="00AD186A"/>
    <w:rsid w:val="00AD1B4D"/>
    <w:rsid w:val="00AD23D1"/>
    <w:rsid w:val="00AD294A"/>
    <w:rsid w:val="00AD2C32"/>
    <w:rsid w:val="00AD2CA9"/>
    <w:rsid w:val="00AD2D60"/>
    <w:rsid w:val="00AD3895"/>
    <w:rsid w:val="00AD502A"/>
    <w:rsid w:val="00AD50D5"/>
    <w:rsid w:val="00AD515A"/>
    <w:rsid w:val="00AD5163"/>
    <w:rsid w:val="00AD536F"/>
    <w:rsid w:val="00AD5CE6"/>
    <w:rsid w:val="00AD61FE"/>
    <w:rsid w:val="00AD62FD"/>
    <w:rsid w:val="00AD6903"/>
    <w:rsid w:val="00AD6DC8"/>
    <w:rsid w:val="00AD7300"/>
    <w:rsid w:val="00AD75ED"/>
    <w:rsid w:val="00AD767C"/>
    <w:rsid w:val="00AE000C"/>
    <w:rsid w:val="00AE0303"/>
    <w:rsid w:val="00AE036C"/>
    <w:rsid w:val="00AE072F"/>
    <w:rsid w:val="00AE07C8"/>
    <w:rsid w:val="00AE175C"/>
    <w:rsid w:val="00AE2C24"/>
    <w:rsid w:val="00AE2CC3"/>
    <w:rsid w:val="00AE2E99"/>
    <w:rsid w:val="00AE3408"/>
    <w:rsid w:val="00AE378D"/>
    <w:rsid w:val="00AE3BBE"/>
    <w:rsid w:val="00AE3DF7"/>
    <w:rsid w:val="00AE40DB"/>
    <w:rsid w:val="00AE4C8C"/>
    <w:rsid w:val="00AE507D"/>
    <w:rsid w:val="00AE5381"/>
    <w:rsid w:val="00AE5428"/>
    <w:rsid w:val="00AE555F"/>
    <w:rsid w:val="00AE5AE6"/>
    <w:rsid w:val="00AE6E63"/>
    <w:rsid w:val="00AE7234"/>
    <w:rsid w:val="00AE72AD"/>
    <w:rsid w:val="00AE7362"/>
    <w:rsid w:val="00AE76E1"/>
    <w:rsid w:val="00AE7876"/>
    <w:rsid w:val="00AE7E2B"/>
    <w:rsid w:val="00AF09AB"/>
    <w:rsid w:val="00AF17CF"/>
    <w:rsid w:val="00AF1959"/>
    <w:rsid w:val="00AF1B6D"/>
    <w:rsid w:val="00AF21E1"/>
    <w:rsid w:val="00AF24B4"/>
    <w:rsid w:val="00AF2577"/>
    <w:rsid w:val="00AF2726"/>
    <w:rsid w:val="00AF29D2"/>
    <w:rsid w:val="00AF2A9E"/>
    <w:rsid w:val="00AF2B1C"/>
    <w:rsid w:val="00AF2E25"/>
    <w:rsid w:val="00AF2EBD"/>
    <w:rsid w:val="00AF2F05"/>
    <w:rsid w:val="00AF3560"/>
    <w:rsid w:val="00AF3CA0"/>
    <w:rsid w:val="00AF3CA5"/>
    <w:rsid w:val="00AF427D"/>
    <w:rsid w:val="00AF4496"/>
    <w:rsid w:val="00AF44FE"/>
    <w:rsid w:val="00AF47BB"/>
    <w:rsid w:val="00AF504D"/>
    <w:rsid w:val="00AF51CA"/>
    <w:rsid w:val="00AF53DE"/>
    <w:rsid w:val="00AF5F3F"/>
    <w:rsid w:val="00AF6430"/>
    <w:rsid w:val="00AF6AAA"/>
    <w:rsid w:val="00AF6C89"/>
    <w:rsid w:val="00B0054D"/>
    <w:rsid w:val="00B010BE"/>
    <w:rsid w:val="00B011BC"/>
    <w:rsid w:val="00B011CF"/>
    <w:rsid w:val="00B013C9"/>
    <w:rsid w:val="00B0149C"/>
    <w:rsid w:val="00B01D87"/>
    <w:rsid w:val="00B01EFA"/>
    <w:rsid w:val="00B0205F"/>
    <w:rsid w:val="00B02143"/>
    <w:rsid w:val="00B02303"/>
    <w:rsid w:val="00B024A0"/>
    <w:rsid w:val="00B02520"/>
    <w:rsid w:val="00B02750"/>
    <w:rsid w:val="00B033B5"/>
    <w:rsid w:val="00B03544"/>
    <w:rsid w:val="00B03AC3"/>
    <w:rsid w:val="00B03D9F"/>
    <w:rsid w:val="00B03DFA"/>
    <w:rsid w:val="00B03F1F"/>
    <w:rsid w:val="00B04175"/>
    <w:rsid w:val="00B04284"/>
    <w:rsid w:val="00B043A4"/>
    <w:rsid w:val="00B04ADA"/>
    <w:rsid w:val="00B05453"/>
    <w:rsid w:val="00B0552D"/>
    <w:rsid w:val="00B05647"/>
    <w:rsid w:val="00B059B4"/>
    <w:rsid w:val="00B05CF1"/>
    <w:rsid w:val="00B05E42"/>
    <w:rsid w:val="00B060EF"/>
    <w:rsid w:val="00B06B18"/>
    <w:rsid w:val="00B06F82"/>
    <w:rsid w:val="00B1091D"/>
    <w:rsid w:val="00B10F42"/>
    <w:rsid w:val="00B10F5A"/>
    <w:rsid w:val="00B11230"/>
    <w:rsid w:val="00B11701"/>
    <w:rsid w:val="00B11A4D"/>
    <w:rsid w:val="00B11A9B"/>
    <w:rsid w:val="00B11C00"/>
    <w:rsid w:val="00B11C30"/>
    <w:rsid w:val="00B124B5"/>
    <w:rsid w:val="00B1266F"/>
    <w:rsid w:val="00B12B48"/>
    <w:rsid w:val="00B13068"/>
    <w:rsid w:val="00B13555"/>
    <w:rsid w:val="00B13C86"/>
    <w:rsid w:val="00B13E87"/>
    <w:rsid w:val="00B13FC8"/>
    <w:rsid w:val="00B1412A"/>
    <w:rsid w:val="00B142A5"/>
    <w:rsid w:val="00B143D4"/>
    <w:rsid w:val="00B14898"/>
    <w:rsid w:val="00B14C04"/>
    <w:rsid w:val="00B1509E"/>
    <w:rsid w:val="00B15363"/>
    <w:rsid w:val="00B1579B"/>
    <w:rsid w:val="00B15F6A"/>
    <w:rsid w:val="00B1605B"/>
    <w:rsid w:val="00B166EB"/>
    <w:rsid w:val="00B16DB2"/>
    <w:rsid w:val="00B174A4"/>
    <w:rsid w:val="00B174D6"/>
    <w:rsid w:val="00B1766E"/>
    <w:rsid w:val="00B1781E"/>
    <w:rsid w:val="00B17B2C"/>
    <w:rsid w:val="00B17B4E"/>
    <w:rsid w:val="00B20AC4"/>
    <w:rsid w:val="00B20C19"/>
    <w:rsid w:val="00B20FB4"/>
    <w:rsid w:val="00B20FFE"/>
    <w:rsid w:val="00B21143"/>
    <w:rsid w:val="00B21A25"/>
    <w:rsid w:val="00B2216C"/>
    <w:rsid w:val="00B2239F"/>
    <w:rsid w:val="00B223A6"/>
    <w:rsid w:val="00B225F1"/>
    <w:rsid w:val="00B22843"/>
    <w:rsid w:val="00B22957"/>
    <w:rsid w:val="00B22A39"/>
    <w:rsid w:val="00B22A7A"/>
    <w:rsid w:val="00B22AD6"/>
    <w:rsid w:val="00B23143"/>
    <w:rsid w:val="00B2329E"/>
    <w:rsid w:val="00B23FF5"/>
    <w:rsid w:val="00B242EC"/>
    <w:rsid w:val="00B246C4"/>
    <w:rsid w:val="00B2552D"/>
    <w:rsid w:val="00B256E3"/>
    <w:rsid w:val="00B25C0E"/>
    <w:rsid w:val="00B26299"/>
    <w:rsid w:val="00B264D9"/>
    <w:rsid w:val="00B264FE"/>
    <w:rsid w:val="00B2668C"/>
    <w:rsid w:val="00B266F8"/>
    <w:rsid w:val="00B26BD4"/>
    <w:rsid w:val="00B27307"/>
    <w:rsid w:val="00B276D5"/>
    <w:rsid w:val="00B27D67"/>
    <w:rsid w:val="00B27E8E"/>
    <w:rsid w:val="00B27F37"/>
    <w:rsid w:val="00B301C4"/>
    <w:rsid w:val="00B30B27"/>
    <w:rsid w:val="00B31852"/>
    <w:rsid w:val="00B3231B"/>
    <w:rsid w:val="00B32442"/>
    <w:rsid w:val="00B327AD"/>
    <w:rsid w:val="00B328FB"/>
    <w:rsid w:val="00B32B82"/>
    <w:rsid w:val="00B32C17"/>
    <w:rsid w:val="00B32C40"/>
    <w:rsid w:val="00B3317B"/>
    <w:rsid w:val="00B33693"/>
    <w:rsid w:val="00B337C1"/>
    <w:rsid w:val="00B33C32"/>
    <w:rsid w:val="00B33E22"/>
    <w:rsid w:val="00B33FAA"/>
    <w:rsid w:val="00B34387"/>
    <w:rsid w:val="00B34432"/>
    <w:rsid w:val="00B34929"/>
    <w:rsid w:val="00B34AB4"/>
    <w:rsid w:val="00B34DE2"/>
    <w:rsid w:val="00B35BA1"/>
    <w:rsid w:val="00B35D99"/>
    <w:rsid w:val="00B36A6A"/>
    <w:rsid w:val="00B36C15"/>
    <w:rsid w:val="00B36D56"/>
    <w:rsid w:val="00B3708B"/>
    <w:rsid w:val="00B37418"/>
    <w:rsid w:val="00B37479"/>
    <w:rsid w:val="00B37752"/>
    <w:rsid w:val="00B405CF"/>
    <w:rsid w:val="00B41B8B"/>
    <w:rsid w:val="00B41E60"/>
    <w:rsid w:val="00B41EA3"/>
    <w:rsid w:val="00B42493"/>
    <w:rsid w:val="00B424E9"/>
    <w:rsid w:val="00B42875"/>
    <w:rsid w:val="00B42999"/>
    <w:rsid w:val="00B42D2B"/>
    <w:rsid w:val="00B42DB4"/>
    <w:rsid w:val="00B43022"/>
    <w:rsid w:val="00B43169"/>
    <w:rsid w:val="00B43B5F"/>
    <w:rsid w:val="00B43E10"/>
    <w:rsid w:val="00B4438C"/>
    <w:rsid w:val="00B447B2"/>
    <w:rsid w:val="00B44851"/>
    <w:rsid w:val="00B44957"/>
    <w:rsid w:val="00B44E2F"/>
    <w:rsid w:val="00B455F1"/>
    <w:rsid w:val="00B457D1"/>
    <w:rsid w:val="00B4599F"/>
    <w:rsid w:val="00B45C08"/>
    <w:rsid w:val="00B45E24"/>
    <w:rsid w:val="00B46045"/>
    <w:rsid w:val="00B46874"/>
    <w:rsid w:val="00B468C7"/>
    <w:rsid w:val="00B4694D"/>
    <w:rsid w:val="00B46B23"/>
    <w:rsid w:val="00B46FB1"/>
    <w:rsid w:val="00B476A0"/>
    <w:rsid w:val="00B4799D"/>
    <w:rsid w:val="00B47A37"/>
    <w:rsid w:val="00B50511"/>
    <w:rsid w:val="00B50A38"/>
    <w:rsid w:val="00B50E4D"/>
    <w:rsid w:val="00B5173A"/>
    <w:rsid w:val="00B51FDB"/>
    <w:rsid w:val="00B522E6"/>
    <w:rsid w:val="00B5263C"/>
    <w:rsid w:val="00B530C9"/>
    <w:rsid w:val="00B531D9"/>
    <w:rsid w:val="00B53388"/>
    <w:rsid w:val="00B535FF"/>
    <w:rsid w:val="00B5371C"/>
    <w:rsid w:val="00B53E93"/>
    <w:rsid w:val="00B54B55"/>
    <w:rsid w:val="00B54F23"/>
    <w:rsid w:val="00B554F8"/>
    <w:rsid w:val="00B55C72"/>
    <w:rsid w:val="00B55E5B"/>
    <w:rsid w:val="00B55E60"/>
    <w:rsid w:val="00B5607B"/>
    <w:rsid w:val="00B561E1"/>
    <w:rsid w:val="00B563A0"/>
    <w:rsid w:val="00B5665E"/>
    <w:rsid w:val="00B56775"/>
    <w:rsid w:val="00B56A7A"/>
    <w:rsid w:val="00B56AD2"/>
    <w:rsid w:val="00B56E57"/>
    <w:rsid w:val="00B57602"/>
    <w:rsid w:val="00B57EB8"/>
    <w:rsid w:val="00B603BC"/>
    <w:rsid w:val="00B6087B"/>
    <w:rsid w:val="00B608AF"/>
    <w:rsid w:val="00B60B58"/>
    <w:rsid w:val="00B6111C"/>
    <w:rsid w:val="00B6124A"/>
    <w:rsid w:val="00B6164A"/>
    <w:rsid w:val="00B617D6"/>
    <w:rsid w:val="00B61871"/>
    <w:rsid w:val="00B61DC1"/>
    <w:rsid w:val="00B6275D"/>
    <w:rsid w:val="00B6307F"/>
    <w:rsid w:val="00B63334"/>
    <w:rsid w:val="00B63CBA"/>
    <w:rsid w:val="00B64BC2"/>
    <w:rsid w:val="00B64BEE"/>
    <w:rsid w:val="00B65207"/>
    <w:rsid w:val="00B65307"/>
    <w:rsid w:val="00B65460"/>
    <w:rsid w:val="00B6567C"/>
    <w:rsid w:val="00B65777"/>
    <w:rsid w:val="00B65896"/>
    <w:rsid w:val="00B65BAB"/>
    <w:rsid w:val="00B66647"/>
    <w:rsid w:val="00B66981"/>
    <w:rsid w:val="00B66FA5"/>
    <w:rsid w:val="00B677BF"/>
    <w:rsid w:val="00B6784C"/>
    <w:rsid w:val="00B700B9"/>
    <w:rsid w:val="00B70699"/>
    <w:rsid w:val="00B70A0D"/>
    <w:rsid w:val="00B71342"/>
    <w:rsid w:val="00B71A0C"/>
    <w:rsid w:val="00B722BF"/>
    <w:rsid w:val="00B72BBD"/>
    <w:rsid w:val="00B73123"/>
    <w:rsid w:val="00B7324D"/>
    <w:rsid w:val="00B73874"/>
    <w:rsid w:val="00B73D45"/>
    <w:rsid w:val="00B73D5E"/>
    <w:rsid w:val="00B7411C"/>
    <w:rsid w:val="00B748D1"/>
    <w:rsid w:val="00B74DEB"/>
    <w:rsid w:val="00B750FC"/>
    <w:rsid w:val="00B752AE"/>
    <w:rsid w:val="00B75340"/>
    <w:rsid w:val="00B75451"/>
    <w:rsid w:val="00B7586F"/>
    <w:rsid w:val="00B75D54"/>
    <w:rsid w:val="00B762EC"/>
    <w:rsid w:val="00B76968"/>
    <w:rsid w:val="00B76AC8"/>
    <w:rsid w:val="00B76C4E"/>
    <w:rsid w:val="00B7737B"/>
    <w:rsid w:val="00B77388"/>
    <w:rsid w:val="00B77A50"/>
    <w:rsid w:val="00B77AE8"/>
    <w:rsid w:val="00B802F7"/>
    <w:rsid w:val="00B80335"/>
    <w:rsid w:val="00B81541"/>
    <w:rsid w:val="00B819D7"/>
    <w:rsid w:val="00B81B0D"/>
    <w:rsid w:val="00B81C7D"/>
    <w:rsid w:val="00B81CD3"/>
    <w:rsid w:val="00B82273"/>
    <w:rsid w:val="00B83163"/>
    <w:rsid w:val="00B8394B"/>
    <w:rsid w:val="00B842CC"/>
    <w:rsid w:val="00B8498E"/>
    <w:rsid w:val="00B84B4E"/>
    <w:rsid w:val="00B84F6B"/>
    <w:rsid w:val="00B84FE9"/>
    <w:rsid w:val="00B84FF5"/>
    <w:rsid w:val="00B85C6C"/>
    <w:rsid w:val="00B86633"/>
    <w:rsid w:val="00B86889"/>
    <w:rsid w:val="00B8697A"/>
    <w:rsid w:val="00B86DDF"/>
    <w:rsid w:val="00B8707C"/>
    <w:rsid w:val="00B87484"/>
    <w:rsid w:val="00B877AB"/>
    <w:rsid w:val="00B87AC8"/>
    <w:rsid w:val="00B87D01"/>
    <w:rsid w:val="00B901A5"/>
    <w:rsid w:val="00B90250"/>
    <w:rsid w:val="00B9078E"/>
    <w:rsid w:val="00B907C9"/>
    <w:rsid w:val="00B908CC"/>
    <w:rsid w:val="00B90A0F"/>
    <w:rsid w:val="00B90EB9"/>
    <w:rsid w:val="00B9166B"/>
    <w:rsid w:val="00B916BD"/>
    <w:rsid w:val="00B91D09"/>
    <w:rsid w:val="00B92064"/>
    <w:rsid w:val="00B92098"/>
    <w:rsid w:val="00B922E3"/>
    <w:rsid w:val="00B926CA"/>
    <w:rsid w:val="00B92904"/>
    <w:rsid w:val="00B929E6"/>
    <w:rsid w:val="00B92DAA"/>
    <w:rsid w:val="00B92F99"/>
    <w:rsid w:val="00B93535"/>
    <w:rsid w:val="00B93A63"/>
    <w:rsid w:val="00B93AA3"/>
    <w:rsid w:val="00B93BD2"/>
    <w:rsid w:val="00B93F91"/>
    <w:rsid w:val="00B941ED"/>
    <w:rsid w:val="00B9475A"/>
    <w:rsid w:val="00B94EB3"/>
    <w:rsid w:val="00B95681"/>
    <w:rsid w:val="00B956F6"/>
    <w:rsid w:val="00B95B40"/>
    <w:rsid w:val="00B95DD5"/>
    <w:rsid w:val="00B96C35"/>
    <w:rsid w:val="00B976F4"/>
    <w:rsid w:val="00B979EC"/>
    <w:rsid w:val="00B97F52"/>
    <w:rsid w:val="00B97F7D"/>
    <w:rsid w:val="00B97F87"/>
    <w:rsid w:val="00BA0408"/>
    <w:rsid w:val="00BA0697"/>
    <w:rsid w:val="00BA08F8"/>
    <w:rsid w:val="00BA095C"/>
    <w:rsid w:val="00BA0B38"/>
    <w:rsid w:val="00BA0CE8"/>
    <w:rsid w:val="00BA125E"/>
    <w:rsid w:val="00BA12EA"/>
    <w:rsid w:val="00BA13F3"/>
    <w:rsid w:val="00BA14A2"/>
    <w:rsid w:val="00BA14E9"/>
    <w:rsid w:val="00BA173A"/>
    <w:rsid w:val="00BA17AF"/>
    <w:rsid w:val="00BA1FB8"/>
    <w:rsid w:val="00BA2662"/>
    <w:rsid w:val="00BA30EE"/>
    <w:rsid w:val="00BA32E8"/>
    <w:rsid w:val="00BA3320"/>
    <w:rsid w:val="00BA3347"/>
    <w:rsid w:val="00BA38DA"/>
    <w:rsid w:val="00BA39D2"/>
    <w:rsid w:val="00BA3B4D"/>
    <w:rsid w:val="00BA40C5"/>
    <w:rsid w:val="00BA4162"/>
    <w:rsid w:val="00BA43D1"/>
    <w:rsid w:val="00BA4690"/>
    <w:rsid w:val="00BA4D73"/>
    <w:rsid w:val="00BA4EDF"/>
    <w:rsid w:val="00BA5435"/>
    <w:rsid w:val="00BA5FC8"/>
    <w:rsid w:val="00BA655E"/>
    <w:rsid w:val="00BA683E"/>
    <w:rsid w:val="00BA6940"/>
    <w:rsid w:val="00BA7088"/>
    <w:rsid w:val="00BA7485"/>
    <w:rsid w:val="00BA753E"/>
    <w:rsid w:val="00BA7820"/>
    <w:rsid w:val="00BA798D"/>
    <w:rsid w:val="00BB04F6"/>
    <w:rsid w:val="00BB06A3"/>
    <w:rsid w:val="00BB0937"/>
    <w:rsid w:val="00BB0BC4"/>
    <w:rsid w:val="00BB0E06"/>
    <w:rsid w:val="00BB0EE9"/>
    <w:rsid w:val="00BB145A"/>
    <w:rsid w:val="00BB14FD"/>
    <w:rsid w:val="00BB15A7"/>
    <w:rsid w:val="00BB16FA"/>
    <w:rsid w:val="00BB1D34"/>
    <w:rsid w:val="00BB1D36"/>
    <w:rsid w:val="00BB1EFF"/>
    <w:rsid w:val="00BB1F29"/>
    <w:rsid w:val="00BB1FEE"/>
    <w:rsid w:val="00BB2371"/>
    <w:rsid w:val="00BB23BE"/>
    <w:rsid w:val="00BB28B5"/>
    <w:rsid w:val="00BB2B92"/>
    <w:rsid w:val="00BB2CDB"/>
    <w:rsid w:val="00BB37A5"/>
    <w:rsid w:val="00BB3B5C"/>
    <w:rsid w:val="00BB48F5"/>
    <w:rsid w:val="00BB54ED"/>
    <w:rsid w:val="00BB5B88"/>
    <w:rsid w:val="00BB6E53"/>
    <w:rsid w:val="00BB7BD7"/>
    <w:rsid w:val="00BB7D0A"/>
    <w:rsid w:val="00BC004D"/>
    <w:rsid w:val="00BC0157"/>
    <w:rsid w:val="00BC01D4"/>
    <w:rsid w:val="00BC04E0"/>
    <w:rsid w:val="00BC066D"/>
    <w:rsid w:val="00BC0D42"/>
    <w:rsid w:val="00BC0F43"/>
    <w:rsid w:val="00BC0FA2"/>
    <w:rsid w:val="00BC160E"/>
    <w:rsid w:val="00BC1B21"/>
    <w:rsid w:val="00BC1B63"/>
    <w:rsid w:val="00BC1D6E"/>
    <w:rsid w:val="00BC2385"/>
    <w:rsid w:val="00BC24A7"/>
    <w:rsid w:val="00BC2591"/>
    <w:rsid w:val="00BC27E9"/>
    <w:rsid w:val="00BC2C22"/>
    <w:rsid w:val="00BC2D33"/>
    <w:rsid w:val="00BC31E9"/>
    <w:rsid w:val="00BC31EC"/>
    <w:rsid w:val="00BC31F3"/>
    <w:rsid w:val="00BC3306"/>
    <w:rsid w:val="00BC3443"/>
    <w:rsid w:val="00BC3805"/>
    <w:rsid w:val="00BC43F1"/>
    <w:rsid w:val="00BC52D3"/>
    <w:rsid w:val="00BC550B"/>
    <w:rsid w:val="00BC583E"/>
    <w:rsid w:val="00BC5DD2"/>
    <w:rsid w:val="00BC63E2"/>
    <w:rsid w:val="00BC695D"/>
    <w:rsid w:val="00BC6998"/>
    <w:rsid w:val="00BC6C95"/>
    <w:rsid w:val="00BC6F5F"/>
    <w:rsid w:val="00BC72D0"/>
    <w:rsid w:val="00BC7438"/>
    <w:rsid w:val="00BC7844"/>
    <w:rsid w:val="00BC7E5C"/>
    <w:rsid w:val="00BCDE5C"/>
    <w:rsid w:val="00BD018D"/>
    <w:rsid w:val="00BD028C"/>
    <w:rsid w:val="00BD05AE"/>
    <w:rsid w:val="00BD068D"/>
    <w:rsid w:val="00BD088E"/>
    <w:rsid w:val="00BD0C31"/>
    <w:rsid w:val="00BD1191"/>
    <w:rsid w:val="00BD11B9"/>
    <w:rsid w:val="00BD141C"/>
    <w:rsid w:val="00BD1CD6"/>
    <w:rsid w:val="00BD2370"/>
    <w:rsid w:val="00BD2D1C"/>
    <w:rsid w:val="00BD32F8"/>
    <w:rsid w:val="00BD3394"/>
    <w:rsid w:val="00BD33C9"/>
    <w:rsid w:val="00BD3D08"/>
    <w:rsid w:val="00BD4102"/>
    <w:rsid w:val="00BD46E0"/>
    <w:rsid w:val="00BD488C"/>
    <w:rsid w:val="00BD4A4B"/>
    <w:rsid w:val="00BD4E50"/>
    <w:rsid w:val="00BD4FF0"/>
    <w:rsid w:val="00BD6497"/>
    <w:rsid w:val="00BD65D9"/>
    <w:rsid w:val="00BD6CDA"/>
    <w:rsid w:val="00BD75EE"/>
    <w:rsid w:val="00BD7716"/>
    <w:rsid w:val="00BD7A45"/>
    <w:rsid w:val="00BE03D9"/>
    <w:rsid w:val="00BE0D04"/>
    <w:rsid w:val="00BE10FC"/>
    <w:rsid w:val="00BE2738"/>
    <w:rsid w:val="00BE2903"/>
    <w:rsid w:val="00BE29C0"/>
    <w:rsid w:val="00BE29E4"/>
    <w:rsid w:val="00BE2E7E"/>
    <w:rsid w:val="00BE3142"/>
    <w:rsid w:val="00BE3445"/>
    <w:rsid w:val="00BE3B05"/>
    <w:rsid w:val="00BE3CF9"/>
    <w:rsid w:val="00BE49DB"/>
    <w:rsid w:val="00BE563F"/>
    <w:rsid w:val="00BE57E2"/>
    <w:rsid w:val="00BE5C12"/>
    <w:rsid w:val="00BE6A35"/>
    <w:rsid w:val="00BE6C5C"/>
    <w:rsid w:val="00BE71ED"/>
    <w:rsid w:val="00BE725F"/>
    <w:rsid w:val="00BE7B35"/>
    <w:rsid w:val="00BE7DDB"/>
    <w:rsid w:val="00BE7EF6"/>
    <w:rsid w:val="00BE7F3A"/>
    <w:rsid w:val="00BF0243"/>
    <w:rsid w:val="00BF0348"/>
    <w:rsid w:val="00BF059D"/>
    <w:rsid w:val="00BF0E76"/>
    <w:rsid w:val="00BF0FE3"/>
    <w:rsid w:val="00BF1203"/>
    <w:rsid w:val="00BF12D4"/>
    <w:rsid w:val="00BF1629"/>
    <w:rsid w:val="00BF171B"/>
    <w:rsid w:val="00BF1D03"/>
    <w:rsid w:val="00BF20A5"/>
    <w:rsid w:val="00BF2A88"/>
    <w:rsid w:val="00BF2BE0"/>
    <w:rsid w:val="00BF2D33"/>
    <w:rsid w:val="00BF2E0D"/>
    <w:rsid w:val="00BF3076"/>
    <w:rsid w:val="00BF311B"/>
    <w:rsid w:val="00BF317A"/>
    <w:rsid w:val="00BF3259"/>
    <w:rsid w:val="00BF39E4"/>
    <w:rsid w:val="00BF3B26"/>
    <w:rsid w:val="00BF3B78"/>
    <w:rsid w:val="00BF468A"/>
    <w:rsid w:val="00BF4ED8"/>
    <w:rsid w:val="00BF4EF6"/>
    <w:rsid w:val="00BF504B"/>
    <w:rsid w:val="00BF572F"/>
    <w:rsid w:val="00BF5F8F"/>
    <w:rsid w:val="00BF636D"/>
    <w:rsid w:val="00BF641C"/>
    <w:rsid w:val="00BF6B31"/>
    <w:rsid w:val="00BF6B69"/>
    <w:rsid w:val="00BF6D10"/>
    <w:rsid w:val="00BF706C"/>
    <w:rsid w:val="00BF7483"/>
    <w:rsid w:val="00BF75F2"/>
    <w:rsid w:val="00BF7BC4"/>
    <w:rsid w:val="00BF7F76"/>
    <w:rsid w:val="00C001E8"/>
    <w:rsid w:val="00C003F5"/>
    <w:rsid w:val="00C00829"/>
    <w:rsid w:val="00C009E2"/>
    <w:rsid w:val="00C015AA"/>
    <w:rsid w:val="00C018B3"/>
    <w:rsid w:val="00C01C83"/>
    <w:rsid w:val="00C028C1"/>
    <w:rsid w:val="00C035BE"/>
    <w:rsid w:val="00C03751"/>
    <w:rsid w:val="00C03C2B"/>
    <w:rsid w:val="00C03FF0"/>
    <w:rsid w:val="00C04834"/>
    <w:rsid w:val="00C04A0E"/>
    <w:rsid w:val="00C04DB7"/>
    <w:rsid w:val="00C05191"/>
    <w:rsid w:val="00C05296"/>
    <w:rsid w:val="00C05341"/>
    <w:rsid w:val="00C05745"/>
    <w:rsid w:val="00C0590D"/>
    <w:rsid w:val="00C05E2C"/>
    <w:rsid w:val="00C06070"/>
    <w:rsid w:val="00C0657E"/>
    <w:rsid w:val="00C069D1"/>
    <w:rsid w:val="00C06BEC"/>
    <w:rsid w:val="00C06D11"/>
    <w:rsid w:val="00C06E8A"/>
    <w:rsid w:val="00C06EA7"/>
    <w:rsid w:val="00C06F25"/>
    <w:rsid w:val="00C0716C"/>
    <w:rsid w:val="00C075B8"/>
    <w:rsid w:val="00C076FD"/>
    <w:rsid w:val="00C07944"/>
    <w:rsid w:val="00C07A2B"/>
    <w:rsid w:val="00C07BB2"/>
    <w:rsid w:val="00C07FEC"/>
    <w:rsid w:val="00C101FF"/>
    <w:rsid w:val="00C10E9A"/>
    <w:rsid w:val="00C11010"/>
    <w:rsid w:val="00C1104C"/>
    <w:rsid w:val="00C11121"/>
    <w:rsid w:val="00C11CBE"/>
    <w:rsid w:val="00C11DCA"/>
    <w:rsid w:val="00C12344"/>
    <w:rsid w:val="00C125EA"/>
    <w:rsid w:val="00C1288E"/>
    <w:rsid w:val="00C12AFF"/>
    <w:rsid w:val="00C12D05"/>
    <w:rsid w:val="00C12D73"/>
    <w:rsid w:val="00C12DEC"/>
    <w:rsid w:val="00C12F5C"/>
    <w:rsid w:val="00C13124"/>
    <w:rsid w:val="00C13390"/>
    <w:rsid w:val="00C13EE8"/>
    <w:rsid w:val="00C14824"/>
    <w:rsid w:val="00C14973"/>
    <w:rsid w:val="00C14A94"/>
    <w:rsid w:val="00C14BDB"/>
    <w:rsid w:val="00C14E48"/>
    <w:rsid w:val="00C150F6"/>
    <w:rsid w:val="00C1521A"/>
    <w:rsid w:val="00C15256"/>
    <w:rsid w:val="00C15354"/>
    <w:rsid w:val="00C1579E"/>
    <w:rsid w:val="00C15BD1"/>
    <w:rsid w:val="00C15C8A"/>
    <w:rsid w:val="00C15CE0"/>
    <w:rsid w:val="00C16123"/>
    <w:rsid w:val="00C16C6D"/>
    <w:rsid w:val="00C16FB7"/>
    <w:rsid w:val="00C174FC"/>
    <w:rsid w:val="00C175C7"/>
    <w:rsid w:val="00C203DF"/>
    <w:rsid w:val="00C204F3"/>
    <w:rsid w:val="00C210AA"/>
    <w:rsid w:val="00C2139E"/>
    <w:rsid w:val="00C215F5"/>
    <w:rsid w:val="00C2167C"/>
    <w:rsid w:val="00C21DAA"/>
    <w:rsid w:val="00C21E6A"/>
    <w:rsid w:val="00C21F37"/>
    <w:rsid w:val="00C227E6"/>
    <w:rsid w:val="00C2282C"/>
    <w:rsid w:val="00C22B95"/>
    <w:rsid w:val="00C238CD"/>
    <w:rsid w:val="00C23B15"/>
    <w:rsid w:val="00C23BDE"/>
    <w:rsid w:val="00C23DB6"/>
    <w:rsid w:val="00C24032"/>
    <w:rsid w:val="00C24141"/>
    <w:rsid w:val="00C24307"/>
    <w:rsid w:val="00C243AB"/>
    <w:rsid w:val="00C2477B"/>
    <w:rsid w:val="00C24D4F"/>
    <w:rsid w:val="00C25EA3"/>
    <w:rsid w:val="00C25F9F"/>
    <w:rsid w:val="00C2718C"/>
    <w:rsid w:val="00C27F81"/>
    <w:rsid w:val="00C30205"/>
    <w:rsid w:val="00C303C1"/>
    <w:rsid w:val="00C30482"/>
    <w:rsid w:val="00C30B2A"/>
    <w:rsid w:val="00C3101D"/>
    <w:rsid w:val="00C31B0E"/>
    <w:rsid w:val="00C31B1E"/>
    <w:rsid w:val="00C31DEA"/>
    <w:rsid w:val="00C323E7"/>
    <w:rsid w:val="00C32429"/>
    <w:rsid w:val="00C32A23"/>
    <w:rsid w:val="00C32BC3"/>
    <w:rsid w:val="00C32D97"/>
    <w:rsid w:val="00C33510"/>
    <w:rsid w:val="00C33B77"/>
    <w:rsid w:val="00C33F1E"/>
    <w:rsid w:val="00C3417E"/>
    <w:rsid w:val="00C34189"/>
    <w:rsid w:val="00C34551"/>
    <w:rsid w:val="00C353D8"/>
    <w:rsid w:val="00C3565C"/>
    <w:rsid w:val="00C356C1"/>
    <w:rsid w:val="00C35718"/>
    <w:rsid w:val="00C35DD2"/>
    <w:rsid w:val="00C35EB3"/>
    <w:rsid w:val="00C36368"/>
    <w:rsid w:val="00C3651F"/>
    <w:rsid w:val="00C36578"/>
    <w:rsid w:val="00C36B08"/>
    <w:rsid w:val="00C36F38"/>
    <w:rsid w:val="00C37098"/>
    <w:rsid w:val="00C375B6"/>
    <w:rsid w:val="00C3785B"/>
    <w:rsid w:val="00C378C0"/>
    <w:rsid w:val="00C40087"/>
    <w:rsid w:val="00C40BFB"/>
    <w:rsid w:val="00C41080"/>
    <w:rsid w:val="00C41AEE"/>
    <w:rsid w:val="00C41B9C"/>
    <w:rsid w:val="00C42183"/>
    <w:rsid w:val="00C422C5"/>
    <w:rsid w:val="00C423ED"/>
    <w:rsid w:val="00C4244B"/>
    <w:rsid w:val="00C42507"/>
    <w:rsid w:val="00C4275B"/>
    <w:rsid w:val="00C4290A"/>
    <w:rsid w:val="00C42EB7"/>
    <w:rsid w:val="00C43204"/>
    <w:rsid w:val="00C4321C"/>
    <w:rsid w:val="00C436D5"/>
    <w:rsid w:val="00C43FD7"/>
    <w:rsid w:val="00C440D1"/>
    <w:rsid w:val="00C44350"/>
    <w:rsid w:val="00C455E3"/>
    <w:rsid w:val="00C45A86"/>
    <w:rsid w:val="00C45D55"/>
    <w:rsid w:val="00C45EB5"/>
    <w:rsid w:val="00C46513"/>
    <w:rsid w:val="00C4659F"/>
    <w:rsid w:val="00C46706"/>
    <w:rsid w:val="00C46B60"/>
    <w:rsid w:val="00C47679"/>
    <w:rsid w:val="00C47731"/>
    <w:rsid w:val="00C47822"/>
    <w:rsid w:val="00C47948"/>
    <w:rsid w:val="00C50078"/>
    <w:rsid w:val="00C50380"/>
    <w:rsid w:val="00C50D03"/>
    <w:rsid w:val="00C50E78"/>
    <w:rsid w:val="00C51559"/>
    <w:rsid w:val="00C51AF0"/>
    <w:rsid w:val="00C52AF4"/>
    <w:rsid w:val="00C52BB4"/>
    <w:rsid w:val="00C52C78"/>
    <w:rsid w:val="00C52EB7"/>
    <w:rsid w:val="00C52F98"/>
    <w:rsid w:val="00C533F5"/>
    <w:rsid w:val="00C534AF"/>
    <w:rsid w:val="00C53B43"/>
    <w:rsid w:val="00C53C10"/>
    <w:rsid w:val="00C53FB1"/>
    <w:rsid w:val="00C5414A"/>
    <w:rsid w:val="00C54522"/>
    <w:rsid w:val="00C54927"/>
    <w:rsid w:val="00C550DA"/>
    <w:rsid w:val="00C552C9"/>
    <w:rsid w:val="00C55362"/>
    <w:rsid w:val="00C556A3"/>
    <w:rsid w:val="00C55D3E"/>
    <w:rsid w:val="00C561EE"/>
    <w:rsid w:val="00C56410"/>
    <w:rsid w:val="00C5652A"/>
    <w:rsid w:val="00C56634"/>
    <w:rsid w:val="00C566FB"/>
    <w:rsid w:val="00C572EB"/>
    <w:rsid w:val="00C5766B"/>
    <w:rsid w:val="00C57A24"/>
    <w:rsid w:val="00C57AB4"/>
    <w:rsid w:val="00C57B10"/>
    <w:rsid w:val="00C6038D"/>
    <w:rsid w:val="00C60974"/>
    <w:rsid w:val="00C60CC4"/>
    <w:rsid w:val="00C6132C"/>
    <w:rsid w:val="00C61603"/>
    <w:rsid w:val="00C61779"/>
    <w:rsid w:val="00C61E93"/>
    <w:rsid w:val="00C61F0F"/>
    <w:rsid w:val="00C624D1"/>
    <w:rsid w:val="00C62770"/>
    <w:rsid w:val="00C62B9B"/>
    <w:rsid w:val="00C62CA8"/>
    <w:rsid w:val="00C62DBA"/>
    <w:rsid w:val="00C63198"/>
    <w:rsid w:val="00C63AB0"/>
    <w:rsid w:val="00C63D95"/>
    <w:rsid w:val="00C6447C"/>
    <w:rsid w:val="00C64FF8"/>
    <w:rsid w:val="00C66833"/>
    <w:rsid w:val="00C66E7C"/>
    <w:rsid w:val="00C67282"/>
    <w:rsid w:val="00C672A5"/>
    <w:rsid w:val="00C674BE"/>
    <w:rsid w:val="00C67832"/>
    <w:rsid w:val="00C67BC7"/>
    <w:rsid w:val="00C6F620"/>
    <w:rsid w:val="00C70F5F"/>
    <w:rsid w:val="00C713AD"/>
    <w:rsid w:val="00C71641"/>
    <w:rsid w:val="00C7164D"/>
    <w:rsid w:val="00C71A44"/>
    <w:rsid w:val="00C71BD5"/>
    <w:rsid w:val="00C71D62"/>
    <w:rsid w:val="00C71DBD"/>
    <w:rsid w:val="00C71E32"/>
    <w:rsid w:val="00C72155"/>
    <w:rsid w:val="00C72325"/>
    <w:rsid w:val="00C726C0"/>
    <w:rsid w:val="00C72A88"/>
    <w:rsid w:val="00C72D46"/>
    <w:rsid w:val="00C72E34"/>
    <w:rsid w:val="00C72F36"/>
    <w:rsid w:val="00C732B1"/>
    <w:rsid w:val="00C734E1"/>
    <w:rsid w:val="00C737ED"/>
    <w:rsid w:val="00C738BB"/>
    <w:rsid w:val="00C73BF9"/>
    <w:rsid w:val="00C73EAA"/>
    <w:rsid w:val="00C740E1"/>
    <w:rsid w:val="00C7411C"/>
    <w:rsid w:val="00C74381"/>
    <w:rsid w:val="00C746A7"/>
    <w:rsid w:val="00C7498A"/>
    <w:rsid w:val="00C74B0C"/>
    <w:rsid w:val="00C74D04"/>
    <w:rsid w:val="00C74F17"/>
    <w:rsid w:val="00C750C2"/>
    <w:rsid w:val="00C751F0"/>
    <w:rsid w:val="00C7530B"/>
    <w:rsid w:val="00C75A73"/>
    <w:rsid w:val="00C768ED"/>
    <w:rsid w:val="00C76E2F"/>
    <w:rsid w:val="00C76F89"/>
    <w:rsid w:val="00C76FC9"/>
    <w:rsid w:val="00C777DE"/>
    <w:rsid w:val="00C77C02"/>
    <w:rsid w:val="00C77D86"/>
    <w:rsid w:val="00C801E0"/>
    <w:rsid w:val="00C803ED"/>
    <w:rsid w:val="00C8069F"/>
    <w:rsid w:val="00C809C8"/>
    <w:rsid w:val="00C809FE"/>
    <w:rsid w:val="00C80B1B"/>
    <w:rsid w:val="00C80BD7"/>
    <w:rsid w:val="00C80D1A"/>
    <w:rsid w:val="00C81237"/>
    <w:rsid w:val="00C813C4"/>
    <w:rsid w:val="00C813DE"/>
    <w:rsid w:val="00C815C1"/>
    <w:rsid w:val="00C81A68"/>
    <w:rsid w:val="00C81B5B"/>
    <w:rsid w:val="00C81F6F"/>
    <w:rsid w:val="00C82C0E"/>
    <w:rsid w:val="00C830E9"/>
    <w:rsid w:val="00C831EA"/>
    <w:rsid w:val="00C83E4E"/>
    <w:rsid w:val="00C84382"/>
    <w:rsid w:val="00C843C7"/>
    <w:rsid w:val="00C85076"/>
    <w:rsid w:val="00C852AA"/>
    <w:rsid w:val="00C85826"/>
    <w:rsid w:val="00C861E9"/>
    <w:rsid w:val="00C872C0"/>
    <w:rsid w:val="00C87B56"/>
    <w:rsid w:val="00C87E9F"/>
    <w:rsid w:val="00C90076"/>
    <w:rsid w:val="00C902FE"/>
    <w:rsid w:val="00C90386"/>
    <w:rsid w:val="00C9068E"/>
    <w:rsid w:val="00C906E1"/>
    <w:rsid w:val="00C90910"/>
    <w:rsid w:val="00C90BC5"/>
    <w:rsid w:val="00C91275"/>
    <w:rsid w:val="00C915DC"/>
    <w:rsid w:val="00C91A64"/>
    <w:rsid w:val="00C91A69"/>
    <w:rsid w:val="00C91C44"/>
    <w:rsid w:val="00C91DD1"/>
    <w:rsid w:val="00C91F34"/>
    <w:rsid w:val="00C923E3"/>
    <w:rsid w:val="00C92A82"/>
    <w:rsid w:val="00C93015"/>
    <w:rsid w:val="00C930A2"/>
    <w:rsid w:val="00C9321A"/>
    <w:rsid w:val="00C94009"/>
    <w:rsid w:val="00C94D12"/>
    <w:rsid w:val="00C950D1"/>
    <w:rsid w:val="00C9532A"/>
    <w:rsid w:val="00C95433"/>
    <w:rsid w:val="00C9602E"/>
    <w:rsid w:val="00C96B6C"/>
    <w:rsid w:val="00C96D56"/>
    <w:rsid w:val="00C972AC"/>
    <w:rsid w:val="00C97500"/>
    <w:rsid w:val="00C9751D"/>
    <w:rsid w:val="00C97C94"/>
    <w:rsid w:val="00C97D11"/>
    <w:rsid w:val="00C97F18"/>
    <w:rsid w:val="00CA057A"/>
    <w:rsid w:val="00CA077F"/>
    <w:rsid w:val="00CA0B25"/>
    <w:rsid w:val="00CA0F2E"/>
    <w:rsid w:val="00CA1520"/>
    <w:rsid w:val="00CA1553"/>
    <w:rsid w:val="00CA194A"/>
    <w:rsid w:val="00CA2B6D"/>
    <w:rsid w:val="00CA2D8B"/>
    <w:rsid w:val="00CA302B"/>
    <w:rsid w:val="00CA3337"/>
    <w:rsid w:val="00CA38A6"/>
    <w:rsid w:val="00CA394F"/>
    <w:rsid w:val="00CA3C07"/>
    <w:rsid w:val="00CA3F1F"/>
    <w:rsid w:val="00CA3F7E"/>
    <w:rsid w:val="00CA3FAA"/>
    <w:rsid w:val="00CA4919"/>
    <w:rsid w:val="00CA4BD6"/>
    <w:rsid w:val="00CA4CF7"/>
    <w:rsid w:val="00CA4EF3"/>
    <w:rsid w:val="00CA518A"/>
    <w:rsid w:val="00CA520A"/>
    <w:rsid w:val="00CA67F4"/>
    <w:rsid w:val="00CA6C05"/>
    <w:rsid w:val="00CA76F8"/>
    <w:rsid w:val="00CA79DE"/>
    <w:rsid w:val="00CA7E72"/>
    <w:rsid w:val="00CB035F"/>
    <w:rsid w:val="00CB0A0B"/>
    <w:rsid w:val="00CB0A58"/>
    <w:rsid w:val="00CB0D3C"/>
    <w:rsid w:val="00CB11DA"/>
    <w:rsid w:val="00CB157A"/>
    <w:rsid w:val="00CB1828"/>
    <w:rsid w:val="00CB2149"/>
    <w:rsid w:val="00CB25BD"/>
    <w:rsid w:val="00CB2B09"/>
    <w:rsid w:val="00CB2B28"/>
    <w:rsid w:val="00CB2FDB"/>
    <w:rsid w:val="00CB2FE1"/>
    <w:rsid w:val="00CB3702"/>
    <w:rsid w:val="00CB39A5"/>
    <w:rsid w:val="00CB4070"/>
    <w:rsid w:val="00CB42CA"/>
    <w:rsid w:val="00CB4A85"/>
    <w:rsid w:val="00CB4F46"/>
    <w:rsid w:val="00CB5A58"/>
    <w:rsid w:val="00CB5F20"/>
    <w:rsid w:val="00CB6121"/>
    <w:rsid w:val="00CB642A"/>
    <w:rsid w:val="00CB6CF8"/>
    <w:rsid w:val="00CB6D82"/>
    <w:rsid w:val="00CB70F3"/>
    <w:rsid w:val="00CB7269"/>
    <w:rsid w:val="00CB7420"/>
    <w:rsid w:val="00CB7903"/>
    <w:rsid w:val="00CB79D8"/>
    <w:rsid w:val="00CB7BDD"/>
    <w:rsid w:val="00CC0402"/>
    <w:rsid w:val="00CC0589"/>
    <w:rsid w:val="00CC0725"/>
    <w:rsid w:val="00CC095A"/>
    <w:rsid w:val="00CC0AE6"/>
    <w:rsid w:val="00CC0BAB"/>
    <w:rsid w:val="00CC0F29"/>
    <w:rsid w:val="00CC132B"/>
    <w:rsid w:val="00CC192B"/>
    <w:rsid w:val="00CC200C"/>
    <w:rsid w:val="00CC2B39"/>
    <w:rsid w:val="00CC2EA5"/>
    <w:rsid w:val="00CC350D"/>
    <w:rsid w:val="00CC3B1E"/>
    <w:rsid w:val="00CC44A0"/>
    <w:rsid w:val="00CC462E"/>
    <w:rsid w:val="00CC5011"/>
    <w:rsid w:val="00CC5787"/>
    <w:rsid w:val="00CC61DB"/>
    <w:rsid w:val="00CC636E"/>
    <w:rsid w:val="00CC63D4"/>
    <w:rsid w:val="00CC63D5"/>
    <w:rsid w:val="00CC6442"/>
    <w:rsid w:val="00CC6985"/>
    <w:rsid w:val="00CC6DC3"/>
    <w:rsid w:val="00CC7E27"/>
    <w:rsid w:val="00CD0D9F"/>
    <w:rsid w:val="00CD0FDF"/>
    <w:rsid w:val="00CD19AF"/>
    <w:rsid w:val="00CD1BD5"/>
    <w:rsid w:val="00CD1C42"/>
    <w:rsid w:val="00CD237E"/>
    <w:rsid w:val="00CD2501"/>
    <w:rsid w:val="00CD2A95"/>
    <w:rsid w:val="00CD2C61"/>
    <w:rsid w:val="00CD34FC"/>
    <w:rsid w:val="00CD3564"/>
    <w:rsid w:val="00CD3E3C"/>
    <w:rsid w:val="00CD4052"/>
    <w:rsid w:val="00CD4A86"/>
    <w:rsid w:val="00CD4C78"/>
    <w:rsid w:val="00CD4EFC"/>
    <w:rsid w:val="00CD53FE"/>
    <w:rsid w:val="00CD5DD9"/>
    <w:rsid w:val="00CD6A6C"/>
    <w:rsid w:val="00CD6F0A"/>
    <w:rsid w:val="00CD6F15"/>
    <w:rsid w:val="00CD7658"/>
    <w:rsid w:val="00CDB33A"/>
    <w:rsid w:val="00CE0002"/>
    <w:rsid w:val="00CE1159"/>
    <w:rsid w:val="00CE195C"/>
    <w:rsid w:val="00CE2ABE"/>
    <w:rsid w:val="00CE2C23"/>
    <w:rsid w:val="00CE40AF"/>
    <w:rsid w:val="00CE4429"/>
    <w:rsid w:val="00CE48A7"/>
    <w:rsid w:val="00CE515B"/>
    <w:rsid w:val="00CE52E2"/>
    <w:rsid w:val="00CE535F"/>
    <w:rsid w:val="00CE540F"/>
    <w:rsid w:val="00CE56A8"/>
    <w:rsid w:val="00CE57CB"/>
    <w:rsid w:val="00CE5AC9"/>
    <w:rsid w:val="00CE684C"/>
    <w:rsid w:val="00CE6F52"/>
    <w:rsid w:val="00CE79F8"/>
    <w:rsid w:val="00CE7BA7"/>
    <w:rsid w:val="00CE7BE8"/>
    <w:rsid w:val="00CF19BF"/>
    <w:rsid w:val="00CF2137"/>
    <w:rsid w:val="00CF237E"/>
    <w:rsid w:val="00CF23A6"/>
    <w:rsid w:val="00CF24B1"/>
    <w:rsid w:val="00CF2534"/>
    <w:rsid w:val="00CF2B10"/>
    <w:rsid w:val="00CF3394"/>
    <w:rsid w:val="00CF3562"/>
    <w:rsid w:val="00CF3A41"/>
    <w:rsid w:val="00CF4277"/>
    <w:rsid w:val="00CF4299"/>
    <w:rsid w:val="00CF4858"/>
    <w:rsid w:val="00CF49D4"/>
    <w:rsid w:val="00CF4A75"/>
    <w:rsid w:val="00CF4CF1"/>
    <w:rsid w:val="00CF4D2F"/>
    <w:rsid w:val="00CF5B92"/>
    <w:rsid w:val="00CF5BA1"/>
    <w:rsid w:val="00CF5CF6"/>
    <w:rsid w:val="00CF61D6"/>
    <w:rsid w:val="00CF6D68"/>
    <w:rsid w:val="00CF6EEC"/>
    <w:rsid w:val="00CF70FE"/>
    <w:rsid w:val="00CF72B2"/>
    <w:rsid w:val="00CF7B30"/>
    <w:rsid w:val="00D0014E"/>
    <w:rsid w:val="00D008DB"/>
    <w:rsid w:val="00D00913"/>
    <w:rsid w:val="00D00DC0"/>
    <w:rsid w:val="00D00FEF"/>
    <w:rsid w:val="00D01057"/>
    <w:rsid w:val="00D010A3"/>
    <w:rsid w:val="00D01515"/>
    <w:rsid w:val="00D01718"/>
    <w:rsid w:val="00D01B74"/>
    <w:rsid w:val="00D01C8A"/>
    <w:rsid w:val="00D01C96"/>
    <w:rsid w:val="00D01F8E"/>
    <w:rsid w:val="00D02297"/>
    <w:rsid w:val="00D02780"/>
    <w:rsid w:val="00D02861"/>
    <w:rsid w:val="00D02F5F"/>
    <w:rsid w:val="00D037F3"/>
    <w:rsid w:val="00D03BEA"/>
    <w:rsid w:val="00D04254"/>
    <w:rsid w:val="00D04277"/>
    <w:rsid w:val="00D04278"/>
    <w:rsid w:val="00D042C1"/>
    <w:rsid w:val="00D046CD"/>
    <w:rsid w:val="00D0480E"/>
    <w:rsid w:val="00D049B1"/>
    <w:rsid w:val="00D04E75"/>
    <w:rsid w:val="00D0573E"/>
    <w:rsid w:val="00D05850"/>
    <w:rsid w:val="00D058FA"/>
    <w:rsid w:val="00D0601A"/>
    <w:rsid w:val="00D0615B"/>
    <w:rsid w:val="00D06C68"/>
    <w:rsid w:val="00D108C9"/>
    <w:rsid w:val="00D1123B"/>
    <w:rsid w:val="00D113D9"/>
    <w:rsid w:val="00D11D9D"/>
    <w:rsid w:val="00D11DB8"/>
    <w:rsid w:val="00D1256B"/>
    <w:rsid w:val="00D129A1"/>
    <w:rsid w:val="00D12D61"/>
    <w:rsid w:val="00D13838"/>
    <w:rsid w:val="00D144FE"/>
    <w:rsid w:val="00D14623"/>
    <w:rsid w:val="00D146E3"/>
    <w:rsid w:val="00D1507F"/>
    <w:rsid w:val="00D15182"/>
    <w:rsid w:val="00D151F5"/>
    <w:rsid w:val="00D15317"/>
    <w:rsid w:val="00D1545E"/>
    <w:rsid w:val="00D15758"/>
    <w:rsid w:val="00D15CDA"/>
    <w:rsid w:val="00D16072"/>
    <w:rsid w:val="00D16202"/>
    <w:rsid w:val="00D16678"/>
    <w:rsid w:val="00D16C86"/>
    <w:rsid w:val="00D17784"/>
    <w:rsid w:val="00D17EC9"/>
    <w:rsid w:val="00D17ECD"/>
    <w:rsid w:val="00D17FFB"/>
    <w:rsid w:val="00D20277"/>
    <w:rsid w:val="00D20B10"/>
    <w:rsid w:val="00D20B75"/>
    <w:rsid w:val="00D20B78"/>
    <w:rsid w:val="00D2152A"/>
    <w:rsid w:val="00D22321"/>
    <w:rsid w:val="00D2279C"/>
    <w:rsid w:val="00D22ACA"/>
    <w:rsid w:val="00D22D90"/>
    <w:rsid w:val="00D22FE4"/>
    <w:rsid w:val="00D23740"/>
    <w:rsid w:val="00D23A9C"/>
    <w:rsid w:val="00D23D04"/>
    <w:rsid w:val="00D23FC4"/>
    <w:rsid w:val="00D24317"/>
    <w:rsid w:val="00D24C21"/>
    <w:rsid w:val="00D24CD1"/>
    <w:rsid w:val="00D24D6D"/>
    <w:rsid w:val="00D250BC"/>
    <w:rsid w:val="00D251A7"/>
    <w:rsid w:val="00D25480"/>
    <w:rsid w:val="00D25DF4"/>
    <w:rsid w:val="00D26DBD"/>
    <w:rsid w:val="00D2746D"/>
    <w:rsid w:val="00D2770D"/>
    <w:rsid w:val="00D27ED2"/>
    <w:rsid w:val="00D306D2"/>
    <w:rsid w:val="00D30C9E"/>
    <w:rsid w:val="00D311AE"/>
    <w:rsid w:val="00D31FD8"/>
    <w:rsid w:val="00D320A8"/>
    <w:rsid w:val="00D326E7"/>
    <w:rsid w:val="00D3271D"/>
    <w:rsid w:val="00D328AA"/>
    <w:rsid w:val="00D3293A"/>
    <w:rsid w:val="00D32F1F"/>
    <w:rsid w:val="00D33262"/>
    <w:rsid w:val="00D335A6"/>
    <w:rsid w:val="00D3370F"/>
    <w:rsid w:val="00D3388D"/>
    <w:rsid w:val="00D3450C"/>
    <w:rsid w:val="00D34753"/>
    <w:rsid w:val="00D34838"/>
    <w:rsid w:val="00D34AC5"/>
    <w:rsid w:val="00D34BB5"/>
    <w:rsid w:val="00D34CD3"/>
    <w:rsid w:val="00D34DDD"/>
    <w:rsid w:val="00D3550B"/>
    <w:rsid w:val="00D3587A"/>
    <w:rsid w:val="00D35ABD"/>
    <w:rsid w:val="00D362C8"/>
    <w:rsid w:val="00D3676B"/>
    <w:rsid w:val="00D377B9"/>
    <w:rsid w:val="00D37DC8"/>
    <w:rsid w:val="00D37EE5"/>
    <w:rsid w:val="00D40D58"/>
    <w:rsid w:val="00D41467"/>
    <w:rsid w:val="00D414CF"/>
    <w:rsid w:val="00D414F5"/>
    <w:rsid w:val="00D41CAA"/>
    <w:rsid w:val="00D42329"/>
    <w:rsid w:val="00D4265C"/>
    <w:rsid w:val="00D4394F"/>
    <w:rsid w:val="00D43E13"/>
    <w:rsid w:val="00D43ED0"/>
    <w:rsid w:val="00D4443F"/>
    <w:rsid w:val="00D446C0"/>
    <w:rsid w:val="00D44762"/>
    <w:rsid w:val="00D44C76"/>
    <w:rsid w:val="00D44F23"/>
    <w:rsid w:val="00D45135"/>
    <w:rsid w:val="00D45BB6"/>
    <w:rsid w:val="00D467EB"/>
    <w:rsid w:val="00D46EEA"/>
    <w:rsid w:val="00D47A6C"/>
    <w:rsid w:val="00D47F38"/>
    <w:rsid w:val="00D50602"/>
    <w:rsid w:val="00D513EC"/>
    <w:rsid w:val="00D513FA"/>
    <w:rsid w:val="00D51516"/>
    <w:rsid w:val="00D51FC8"/>
    <w:rsid w:val="00D52359"/>
    <w:rsid w:val="00D5273B"/>
    <w:rsid w:val="00D52F00"/>
    <w:rsid w:val="00D53149"/>
    <w:rsid w:val="00D53421"/>
    <w:rsid w:val="00D5346B"/>
    <w:rsid w:val="00D535FA"/>
    <w:rsid w:val="00D53747"/>
    <w:rsid w:val="00D5388B"/>
    <w:rsid w:val="00D53D25"/>
    <w:rsid w:val="00D544D3"/>
    <w:rsid w:val="00D546EC"/>
    <w:rsid w:val="00D54DB6"/>
    <w:rsid w:val="00D55695"/>
    <w:rsid w:val="00D5593D"/>
    <w:rsid w:val="00D55954"/>
    <w:rsid w:val="00D56F62"/>
    <w:rsid w:val="00D57075"/>
    <w:rsid w:val="00D5746E"/>
    <w:rsid w:val="00D5757C"/>
    <w:rsid w:val="00D60396"/>
    <w:rsid w:val="00D605AB"/>
    <w:rsid w:val="00D6061F"/>
    <w:rsid w:val="00D607BD"/>
    <w:rsid w:val="00D60D76"/>
    <w:rsid w:val="00D60DE9"/>
    <w:rsid w:val="00D61169"/>
    <w:rsid w:val="00D616A3"/>
    <w:rsid w:val="00D6199B"/>
    <w:rsid w:val="00D619AA"/>
    <w:rsid w:val="00D61C52"/>
    <w:rsid w:val="00D621B2"/>
    <w:rsid w:val="00D62B44"/>
    <w:rsid w:val="00D62CAC"/>
    <w:rsid w:val="00D62E65"/>
    <w:rsid w:val="00D63045"/>
    <w:rsid w:val="00D633B6"/>
    <w:rsid w:val="00D639A0"/>
    <w:rsid w:val="00D63BEA"/>
    <w:rsid w:val="00D63DD7"/>
    <w:rsid w:val="00D64347"/>
    <w:rsid w:val="00D64ADE"/>
    <w:rsid w:val="00D66158"/>
    <w:rsid w:val="00D6675A"/>
    <w:rsid w:val="00D66B3D"/>
    <w:rsid w:val="00D66D77"/>
    <w:rsid w:val="00D6725D"/>
    <w:rsid w:val="00D67AB2"/>
    <w:rsid w:val="00D67D51"/>
    <w:rsid w:val="00D7017C"/>
    <w:rsid w:val="00D702AD"/>
    <w:rsid w:val="00D70331"/>
    <w:rsid w:val="00D70AAD"/>
    <w:rsid w:val="00D70C8F"/>
    <w:rsid w:val="00D70DB4"/>
    <w:rsid w:val="00D70DE1"/>
    <w:rsid w:val="00D712A5"/>
    <w:rsid w:val="00D716FD"/>
    <w:rsid w:val="00D71816"/>
    <w:rsid w:val="00D719B4"/>
    <w:rsid w:val="00D71F99"/>
    <w:rsid w:val="00D72503"/>
    <w:rsid w:val="00D73008"/>
    <w:rsid w:val="00D730D2"/>
    <w:rsid w:val="00D737C7"/>
    <w:rsid w:val="00D739A5"/>
    <w:rsid w:val="00D73AE2"/>
    <w:rsid w:val="00D74263"/>
    <w:rsid w:val="00D74B34"/>
    <w:rsid w:val="00D74F36"/>
    <w:rsid w:val="00D752B8"/>
    <w:rsid w:val="00D75349"/>
    <w:rsid w:val="00D753A7"/>
    <w:rsid w:val="00D753AA"/>
    <w:rsid w:val="00D753E3"/>
    <w:rsid w:val="00D75FC6"/>
    <w:rsid w:val="00D7651A"/>
    <w:rsid w:val="00D766E9"/>
    <w:rsid w:val="00D768C1"/>
    <w:rsid w:val="00D76DAE"/>
    <w:rsid w:val="00D76DC4"/>
    <w:rsid w:val="00D770BD"/>
    <w:rsid w:val="00D770FD"/>
    <w:rsid w:val="00D77753"/>
    <w:rsid w:val="00D7784F"/>
    <w:rsid w:val="00D77F74"/>
    <w:rsid w:val="00D80618"/>
    <w:rsid w:val="00D80BE3"/>
    <w:rsid w:val="00D80D8E"/>
    <w:rsid w:val="00D8156B"/>
    <w:rsid w:val="00D818AC"/>
    <w:rsid w:val="00D8201F"/>
    <w:rsid w:val="00D820AF"/>
    <w:rsid w:val="00D82359"/>
    <w:rsid w:val="00D82438"/>
    <w:rsid w:val="00D82BEC"/>
    <w:rsid w:val="00D82D82"/>
    <w:rsid w:val="00D830F7"/>
    <w:rsid w:val="00D83117"/>
    <w:rsid w:val="00D83A6D"/>
    <w:rsid w:val="00D83AC6"/>
    <w:rsid w:val="00D83D0A"/>
    <w:rsid w:val="00D8459B"/>
    <w:rsid w:val="00D84C0E"/>
    <w:rsid w:val="00D84D07"/>
    <w:rsid w:val="00D84E12"/>
    <w:rsid w:val="00D851E0"/>
    <w:rsid w:val="00D85A63"/>
    <w:rsid w:val="00D85FD6"/>
    <w:rsid w:val="00D860E7"/>
    <w:rsid w:val="00D86260"/>
    <w:rsid w:val="00D867A6"/>
    <w:rsid w:val="00D86E80"/>
    <w:rsid w:val="00D87399"/>
    <w:rsid w:val="00D877B4"/>
    <w:rsid w:val="00D87908"/>
    <w:rsid w:val="00D879B6"/>
    <w:rsid w:val="00D9029D"/>
    <w:rsid w:val="00D90A43"/>
    <w:rsid w:val="00D90BEA"/>
    <w:rsid w:val="00D917D6"/>
    <w:rsid w:val="00D918B7"/>
    <w:rsid w:val="00D92CF8"/>
    <w:rsid w:val="00D93475"/>
    <w:rsid w:val="00D93EB6"/>
    <w:rsid w:val="00D94225"/>
    <w:rsid w:val="00D94334"/>
    <w:rsid w:val="00D94896"/>
    <w:rsid w:val="00D948E8"/>
    <w:rsid w:val="00D94EB4"/>
    <w:rsid w:val="00D94FA2"/>
    <w:rsid w:val="00D94FF6"/>
    <w:rsid w:val="00D950C5"/>
    <w:rsid w:val="00D95697"/>
    <w:rsid w:val="00D958AB"/>
    <w:rsid w:val="00D958CE"/>
    <w:rsid w:val="00D95DAB"/>
    <w:rsid w:val="00D9645B"/>
    <w:rsid w:val="00D968FD"/>
    <w:rsid w:val="00D96C07"/>
    <w:rsid w:val="00D972A1"/>
    <w:rsid w:val="00D97FEC"/>
    <w:rsid w:val="00DA0034"/>
    <w:rsid w:val="00DA03CB"/>
    <w:rsid w:val="00DA070E"/>
    <w:rsid w:val="00DA094C"/>
    <w:rsid w:val="00DA0DFC"/>
    <w:rsid w:val="00DA1048"/>
    <w:rsid w:val="00DA1074"/>
    <w:rsid w:val="00DA10BB"/>
    <w:rsid w:val="00DA1390"/>
    <w:rsid w:val="00DA15F4"/>
    <w:rsid w:val="00DA1747"/>
    <w:rsid w:val="00DA1A52"/>
    <w:rsid w:val="00DA1D9E"/>
    <w:rsid w:val="00DA1F86"/>
    <w:rsid w:val="00DA2961"/>
    <w:rsid w:val="00DA2ED3"/>
    <w:rsid w:val="00DA3369"/>
    <w:rsid w:val="00DA3752"/>
    <w:rsid w:val="00DA4391"/>
    <w:rsid w:val="00DA43A3"/>
    <w:rsid w:val="00DA49F0"/>
    <w:rsid w:val="00DA4F50"/>
    <w:rsid w:val="00DA64F5"/>
    <w:rsid w:val="00DA6BC9"/>
    <w:rsid w:val="00DA6DE4"/>
    <w:rsid w:val="00DA7143"/>
    <w:rsid w:val="00DA7445"/>
    <w:rsid w:val="00DA78E2"/>
    <w:rsid w:val="00DA7C94"/>
    <w:rsid w:val="00DA7E3A"/>
    <w:rsid w:val="00DB0D83"/>
    <w:rsid w:val="00DB13BE"/>
    <w:rsid w:val="00DB154F"/>
    <w:rsid w:val="00DB1810"/>
    <w:rsid w:val="00DB1F0E"/>
    <w:rsid w:val="00DB223B"/>
    <w:rsid w:val="00DB2401"/>
    <w:rsid w:val="00DB2976"/>
    <w:rsid w:val="00DB2D97"/>
    <w:rsid w:val="00DB3F6B"/>
    <w:rsid w:val="00DB4731"/>
    <w:rsid w:val="00DB47AF"/>
    <w:rsid w:val="00DB4DF0"/>
    <w:rsid w:val="00DB568C"/>
    <w:rsid w:val="00DB5692"/>
    <w:rsid w:val="00DB5765"/>
    <w:rsid w:val="00DB5EC3"/>
    <w:rsid w:val="00DB66D0"/>
    <w:rsid w:val="00DB6C37"/>
    <w:rsid w:val="00DB6E7D"/>
    <w:rsid w:val="00DB70B9"/>
    <w:rsid w:val="00DB70FC"/>
    <w:rsid w:val="00DB72F6"/>
    <w:rsid w:val="00DB740A"/>
    <w:rsid w:val="00DB75BE"/>
    <w:rsid w:val="00DB7B91"/>
    <w:rsid w:val="00DC0CF4"/>
    <w:rsid w:val="00DC116E"/>
    <w:rsid w:val="00DC1A73"/>
    <w:rsid w:val="00DC1E98"/>
    <w:rsid w:val="00DC1FA9"/>
    <w:rsid w:val="00DC262C"/>
    <w:rsid w:val="00DC263F"/>
    <w:rsid w:val="00DC279F"/>
    <w:rsid w:val="00DC2B9D"/>
    <w:rsid w:val="00DC3826"/>
    <w:rsid w:val="00DC38E0"/>
    <w:rsid w:val="00DC3DAC"/>
    <w:rsid w:val="00DC4103"/>
    <w:rsid w:val="00DC46A7"/>
    <w:rsid w:val="00DC4B86"/>
    <w:rsid w:val="00DC4C1C"/>
    <w:rsid w:val="00DC4C8D"/>
    <w:rsid w:val="00DC4EC3"/>
    <w:rsid w:val="00DC534F"/>
    <w:rsid w:val="00DC53DA"/>
    <w:rsid w:val="00DC5A6E"/>
    <w:rsid w:val="00DC5F40"/>
    <w:rsid w:val="00DC606E"/>
    <w:rsid w:val="00DC6148"/>
    <w:rsid w:val="00DC674C"/>
    <w:rsid w:val="00DC6873"/>
    <w:rsid w:val="00DC72F8"/>
    <w:rsid w:val="00DC7B0D"/>
    <w:rsid w:val="00DC7CA6"/>
    <w:rsid w:val="00DC7F88"/>
    <w:rsid w:val="00DD027A"/>
    <w:rsid w:val="00DD0465"/>
    <w:rsid w:val="00DD0A1C"/>
    <w:rsid w:val="00DD1D57"/>
    <w:rsid w:val="00DD1E91"/>
    <w:rsid w:val="00DD2102"/>
    <w:rsid w:val="00DD2444"/>
    <w:rsid w:val="00DD33CA"/>
    <w:rsid w:val="00DD33F0"/>
    <w:rsid w:val="00DD3B3B"/>
    <w:rsid w:val="00DD3DAF"/>
    <w:rsid w:val="00DD3F9A"/>
    <w:rsid w:val="00DD4235"/>
    <w:rsid w:val="00DD4C01"/>
    <w:rsid w:val="00DD50D0"/>
    <w:rsid w:val="00DD56A5"/>
    <w:rsid w:val="00DD6073"/>
    <w:rsid w:val="00DD65E2"/>
    <w:rsid w:val="00DD6B6A"/>
    <w:rsid w:val="00DD7029"/>
    <w:rsid w:val="00DD71E2"/>
    <w:rsid w:val="00DD7280"/>
    <w:rsid w:val="00DE07C5"/>
    <w:rsid w:val="00DE086E"/>
    <w:rsid w:val="00DE0C45"/>
    <w:rsid w:val="00DE0FDC"/>
    <w:rsid w:val="00DE11AD"/>
    <w:rsid w:val="00DE185A"/>
    <w:rsid w:val="00DE1F41"/>
    <w:rsid w:val="00DE203F"/>
    <w:rsid w:val="00DE24E1"/>
    <w:rsid w:val="00DE2557"/>
    <w:rsid w:val="00DE289F"/>
    <w:rsid w:val="00DE29C5"/>
    <w:rsid w:val="00DE2C4D"/>
    <w:rsid w:val="00DE2CDA"/>
    <w:rsid w:val="00DE2D12"/>
    <w:rsid w:val="00DE31F0"/>
    <w:rsid w:val="00DE39E7"/>
    <w:rsid w:val="00DE3B7B"/>
    <w:rsid w:val="00DE3D2A"/>
    <w:rsid w:val="00DE3F50"/>
    <w:rsid w:val="00DE46DF"/>
    <w:rsid w:val="00DE470D"/>
    <w:rsid w:val="00DE4718"/>
    <w:rsid w:val="00DE495C"/>
    <w:rsid w:val="00DE4E7A"/>
    <w:rsid w:val="00DE51A3"/>
    <w:rsid w:val="00DE54CB"/>
    <w:rsid w:val="00DE5952"/>
    <w:rsid w:val="00DE5A84"/>
    <w:rsid w:val="00DE5D27"/>
    <w:rsid w:val="00DE609E"/>
    <w:rsid w:val="00DE63BF"/>
    <w:rsid w:val="00DE6E60"/>
    <w:rsid w:val="00DE721E"/>
    <w:rsid w:val="00DE75B0"/>
    <w:rsid w:val="00DE79D9"/>
    <w:rsid w:val="00DE7B84"/>
    <w:rsid w:val="00DE7E92"/>
    <w:rsid w:val="00DF00F3"/>
    <w:rsid w:val="00DF026F"/>
    <w:rsid w:val="00DF0729"/>
    <w:rsid w:val="00DF07E7"/>
    <w:rsid w:val="00DF0B83"/>
    <w:rsid w:val="00DF1299"/>
    <w:rsid w:val="00DF1636"/>
    <w:rsid w:val="00DF1879"/>
    <w:rsid w:val="00DF232B"/>
    <w:rsid w:val="00DF299A"/>
    <w:rsid w:val="00DF2A8D"/>
    <w:rsid w:val="00DF2AE8"/>
    <w:rsid w:val="00DF2EFE"/>
    <w:rsid w:val="00DF3C0D"/>
    <w:rsid w:val="00DF3FCA"/>
    <w:rsid w:val="00DF42CF"/>
    <w:rsid w:val="00DF42D9"/>
    <w:rsid w:val="00DF4EEC"/>
    <w:rsid w:val="00DF58B6"/>
    <w:rsid w:val="00DF5F8D"/>
    <w:rsid w:val="00DF6069"/>
    <w:rsid w:val="00DF62BD"/>
    <w:rsid w:val="00DF6438"/>
    <w:rsid w:val="00DF654C"/>
    <w:rsid w:val="00DF66C8"/>
    <w:rsid w:val="00DF7450"/>
    <w:rsid w:val="00DF7559"/>
    <w:rsid w:val="00DF7599"/>
    <w:rsid w:val="00DF77A6"/>
    <w:rsid w:val="00DF7DA7"/>
    <w:rsid w:val="00DF7DB9"/>
    <w:rsid w:val="00DF7E92"/>
    <w:rsid w:val="00DF7EC5"/>
    <w:rsid w:val="00DF7F2C"/>
    <w:rsid w:val="00E00030"/>
    <w:rsid w:val="00E00187"/>
    <w:rsid w:val="00E00313"/>
    <w:rsid w:val="00E006B3"/>
    <w:rsid w:val="00E00AE8"/>
    <w:rsid w:val="00E01095"/>
    <w:rsid w:val="00E0139E"/>
    <w:rsid w:val="00E013BC"/>
    <w:rsid w:val="00E015D7"/>
    <w:rsid w:val="00E01699"/>
    <w:rsid w:val="00E01CFC"/>
    <w:rsid w:val="00E01F7C"/>
    <w:rsid w:val="00E0202A"/>
    <w:rsid w:val="00E02177"/>
    <w:rsid w:val="00E02A04"/>
    <w:rsid w:val="00E02F41"/>
    <w:rsid w:val="00E037DE"/>
    <w:rsid w:val="00E03914"/>
    <w:rsid w:val="00E03E5E"/>
    <w:rsid w:val="00E042F5"/>
    <w:rsid w:val="00E044AA"/>
    <w:rsid w:val="00E0459F"/>
    <w:rsid w:val="00E04AF2"/>
    <w:rsid w:val="00E056F3"/>
    <w:rsid w:val="00E057CE"/>
    <w:rsid w:val="00E0593D"/>
    <w:rsid w:val="00E05EB8"/>
    <w:rsid w:val="00E06B1A"/>
    <w:rsid w:val="00E06E17"/>
    <w:rsid w:val="00E075FA"/>
    <w:rsid w:val="00E07B44"/>
    <w:rsid w:val="00E07E98"/>
    <w:rsid w:val="00E07EC5"/>
    <w:rsid w:val="00E101A9"/>
    <w:rsid w:val="00E1029B"/>
    <w:rsid w:val="00E1098D"/>
    <w:rsid w:val="00E10AFB"/>
    <w:rsid w:val="00E10CCF"/>
    <w:rsid w:val="00E114B4"/>
    <w:rsid w:val="00E11793"/>
    <w:rsid w:val="00E11892"/>
    <w:rsid w:val="00E11E67"/>
    <w:rsid w:val="00E12A93"/>
    <w:rsid w:val="00E12E7E"/>
    <w:rsid w:val="00E133E0"/>
    <w:rsid w:val="00E13BAB"/>
    <w:rsid w:val="00E140C7"/>
    <w:rsid w:val="00E14576"/>
    <w:rsid w:val="00E145DE"/>
    <w:rsid w:val="00E14A03"/>
    <w:rsid w:val="00E14E67"/>
    <w:rsid w:val="00E15D3C"/>
    <w:rsid w:val="00E16155"/>
    <w:rsid w:val="00E16890"/>
    <w:rsid w:val="00E1694C"/>
    <w:rsid w:val="00E16A3A"/>
    <w:rsid w:val="00E16C95"/>
    <w:rsid w:val="00E1747F"/>
    <w:rsid w:val="00E17C84"/>
    <w:rsid w:val="00E17D28"/>
    <w:rsid w:val="00E17E09"/>
    <w:rsid w:val="00E20075"/>
    <w:rsid w:val="00E200CC"/>
    <w:rsid w:val="00E2032A"/>
    <w:rsid w:val="00E20978"/>
    <w:rsid w:val="00E20C0A"/>
    <w:rsid w:val="00E20E57"/>
    <w:rsid w:val="00E21BD9"/>
    <w:rsid w:val="00E22221"/>
    <w:rsid w:val="00E224C3"/>
    <w:rsid w:val="00E22953"/>
    <w:rsid w:val="00E233CD"/>
    <w:rsid w:val="00E23758"/>
    <w:rsid w:val="00E23A09"/>
    <w:rsid w:val="00E23EA3"/>
    <w:rsid w:val="00E2422B"/>
    <w:rsid w:val="00E2422F"/>
    <w:rsid w:val="00E243FC"/>
    <w:rsid w:val="00E244DA"/>
    <w:rsid w:val="00E244FF"/>
    <w:rsid w:val="00E24532"/>
    <w:rsid w:val="00E249DF"/>
    <w:rsid w:val="00E24C77"/>
    <w:rsid w:val="00E24E56"/>
    <w:rsid w:val="00E25B9A"/>
    <w:rsid w:val="00E25CB9"/>
    <w:rsid w:val="00E25F05"/>
    <w:rsid w:val="00E26809"/>
    <w:rsid w:val="00E27492"/>
    <w:rsid w:val="00E274CE"/>
    <w:rsid w:val="00E27C19"/>
    <w:rsid w:val="00E27FAD"/>
    <w:rsid w:val="00E297B5"/>
    <w:rsid w:val="00E3012B"/>
    <w:rsid w:val="00E3094F"/>
    <w:rsid w:val="00E30C83"/>
    <w:rsid w:val="00E30FD8"/>
    <w:rsid w:val="00E3161C"/>
    <w:rsid w:val="00E31974"/>
    <w:rsid w:val="00E31A3D"/>
    <w:rsid w:val="00E31B04"/>
    <w:rsid w:val="00E31BF0"/>
    <w:rsid w:val="00E31E88"/>
    <w:rsid w:val="00E31FD2"/>
    <w:rsid w:val="00E321DB"/>
    <w:rsid w:val="00E322CD"/>
    <w:rsid w:val="00E32940"/>
    <w:rsid w:val="00E332C5"/>
    <w:rsid w:val="00E335C5"/>
    <w:rsid w:val="00E338E7"/>
    <w:rsid w:val="00E33C6F"/>
    <w:rsid w:val="00E33E31"/>
    <w:rsid w:val="00E34138"/>
    <w:rsid w:val="00E34A9C"/>
    <w:rsid w:val="00E34B20"/>
    <w:rsid w:val="00E35133"/>
    <w:rsid w:val="00E3531E"/>
    <w:rsid w:val="00E3554F"/>
    <w:rsid w:val="00E3558A"/>
    <w:rsid w:val="00E357C1"/>
    <w:rsid w:val="00E35FC0"/>
    <w:rsid w:val="00E36032"/>
    <w:rsid w:val="00E361DC"/>
    <w:rsid w:val="00E37057"/>
    <w:rsid w:val="00E37816"/>
    <w:rsid w:val="00E37B1A"/>
    <w:rsid w:val="00E37CD1"/>
    <w:rsid w:val="00E37F79"/>
    <w:rsid w:val="00E40244"/>
    <w:rsid w:val="00E40F0E"/>
    <w:rsid w:val="00E412D6"/>
    <w:rsid w:val="00E41CCE"/>
    <w:rsid w:val="00E42105"/>
    <w:rsid w:val="00E42235"/>
    <w:rsid w:val="00E4229C"/>
    <w:rsid w:val="00E425A9"/>
    <w:rsid w:val="00E42A88"/>
    <w:rsid w:val="00E433F8"/>
    <w:rsid w:val="00E43577"/>
    <w:rsid w:val="00E43F84"/>
    <w:rsid w:val="00E440E6"/>
    <w:rsid w:val="00E4443D"/>
    <w:rsid w:val="00E446EF"/>
    <w:rsid w:val="00E4472E"/>
    <w:rsid w:val="00E448F4"/>
    <w:rsid w:val="00E44ED9"/>
    <w:rsid w:val="00E454D0"/>
    <w:rsid w:val="00E455D0"/>
    <w:rsid w:val="00E456F2"/>
    <w:rsid w:val="00E45B80"/>
    <w:rsid w:val="00E4636E"/>
    <w:rsid w:val="00E463DD"/>
    <w:rsid w:val="00E463ED"/>
    <w:rsid w:val="00E465BF"/>
    <w:rsid w:val="00E47096"/>
    <w:rsid w:val="00E47378"/>
    <w:rsid w:val="00E47704"/>
    <w:rsid w:val="00E478B5"/>
    <w:rsid w:val="00E478FC"/>
    <w:rsid w:val="00E50116"/>
    <w:rsid w:val="00E50246"/>
    <w:rsid w:val="00E5029F"/>
    <w:rsid w:val="00E504C7"/>
    <w:rsid w:val="00E51205"/>
    <w:rsid w:val="00E51FF0"/>
    <w:rsid w:val="00E52167"/>
    <w:rsid w:val="00E521B7"/>
    <w:rsid w:val="00E523D1"/>
    <w:rsid w:val="00E52805"/>
    <w:rsid w:val="00E529A2"/>
    <w:rsid w:val="00E534EC"/>
    <w:rsid w:val="00E53C0C"/>
    <w:rsid w:val="00E53DAF"/>
    <w:rsid w:val="00E5426A"/>
    <w:rsid w:val="00E5560F"/>
    <w:rsid w:val="00E56043"/>
    <w:rsid w:val="00E56274"/>
    <w:rsid w:val="00E563D7"/>
    <w:rsid w:val="00E57853"/>
    <w:rsid w:val="00E57AEC"/>
    <w:rsid w:val="00E57E20"/>
    <w:rsid w:val="00E600E2"/>
    <w:rsid w:val="00E60142"/>
    <w:rsid w:val="00E601C3"/>
    <w:rsid w:val="00E60245"/>
    <w:rsid w:val="00E6047C"/>
    <w:rsid w:val="00E607F4"/>
    <w:rsid w:val="00E61200"/>
    <w:rsid w:val="00E614E5"/>
    <w:rsid w:val="00E618B6"/>
    <w:rsid w:val="00E61AB1"/>
    <w:rsid w:val="00E62017"/>
    <w:rsid w:val="00E62456"/>
    <w:rsid w:val="00E6338B"/>
    <w:rsid w:val="00E64203"/>
    <w:rsid w:val="00E6429F"/>
    <w:rsid w:val="00E650F4"/>
    <w:rsid w:val="00E6559B"/>
    <w:rsid w:val="00E65FB3"/>
    <w:rsid w:val="00E6611D"/>
    <w:rsid w:val="00E66295"/>
    <w:rsid w:val="00E6656F"/>
    <w:rsid w:val="00E66587"/>
    <w:rsid w:val="00E6668E"/>
    <w:rsid w:val="00E666DD"/>
    <w:rsid w:val="00E66816"/>
    <w:rsid w:val="00E677F2"/>
    <w:rsid w:val="00E67A69"/>
    <w:rsid w:val="00E70354"/>
    <w:rsid w:val="00E70A3C"/>
    <w:rsid w:val="00E70E46"/>
    <w:rsid w:val="00E71206"/>
    <w:rsid w:val="00E7126F"/>
    <w:rsid w:val="00E7142F"/>
    <w:rsid w:val="00E71556"/>
    <w:rsid w:val="00E7158C"/>
    <w:rsid w:val="00E718E5"/>
    <w:rsid w:val="00E71AF5"/>
    <w:rsid w:val="00E72103"/>
    <w:rsid w:val="00E7226B"/>
    <w:rsid w:val="00E722F2"/>
    <w:rsid w:val="00E744A8"/>
    <w:rsid w:val="00E744E1"/>
    <w:rsid w:val="00E74731"/>
    <w:rsid w:val="00E74CFA"/>
    <w:rsid w:val="00E750A0"/>
    <w:rsid w:val="00E75137"/>
    <w:rsid w:val="00E75480"/>
    <w:rsid w:val="00E75BB5"/>
    <w:rsid w:val="00E75DE1"/>
    <w:rsid w:val="00E75F9B"/>
    <w:rsid w:val="00E75FE5"/>
    <w:rsid w:val="00E76720"/>
    <w:rsid w:val="00E76AB8"/>
    <w:rsid w:val="00E76E1E"/>
    <w:rsid w:val="00E76EBD"/>
    <w:rsid w:val="00E76ECE"/>
    <w:rsid w:val="00E77013"/>
    <w:rsid w:val="00E770D3"/>
    <w:rsid w:val="00E771B9"/>
    <w:rsid w:val="00E771BC"/>
    <w:rsid w:val="00E77480"/>
    <w:rsid w:val="00E775A2"/>
    <w:rsid w:val="00E77651"/>
    <w:rsid w:val="00E77BCA"/>
    <w:rsid w:val="00E77F3D"/>
    <w:rsid w:val="00E77FBF"/>
    <w:rsid w:val="00E800D4"/>
    <w:rsid w:val="00E8042F"/>
    <w:rsid w:val="00E80B3D"/>
    <w:rsid w:val="00E80B7A"/>
    <w:rsid w:val="00E8104D"/>
    <w:rsid w:val="00E8146C"/>
    <w:rsid w:val="00E81665"/>
    <w:rsid w:val="00E816E8"/>
    <w:rsid w:val="00E81BED"/>
    <w:rsid w:val="00E823C9"/>
    <w:rsid w:val="00E82595"/>
    <w:rsid w:val="00E83110"/>
    <w:rsid w:val="00E8327A"/>
    <w:rsid w:val="00E8333E"/>
    <w:rsid w:val="00E83415"/>
    <w:rsid w:val="00E834C4"/>
    <w:rsid w:val="00E836FF"/>
    <w:rsid w:val="00E83910"/>
    <w:rsid w:val="00E83B23"/>
    <w:rsid w:val="00E842A5"/>
    <w:rsid w:val="00E8434D"/>
    <w:rsid w:val="00E845E2"/>
    <w:rsid w:val="00E84EB5"/>
    <w:rsid w:val="00E84FAB"/>
    <w:rsid w:val="00E8538A"/>
    <w:rsid w:val="00E85A60"/>
    <w:rsid w:val="00E85BA1"/>
    <w:rsid w:val="00E85D0D"/>
    <w:rsid w:val="00E85EA2"/>
    <w:rsid w:val="00E863C7"/>
    <w:rsid w:val="00E8656C"/>
    <w:rsid w:val="00E867F4"/>
    <w:rsid w:val="00E86844"/>
    <w:rsid w:val="00E86A15"/>
    <w:rsid w:val="00E86EF9"/>
    <w:rsid w:val="00E870A7"/>
    <w:rsid w:val="00E871A1"/>
    <w:rsid w:val="00E873DE"/>
    <w:rsid w:val="00E87595"/>
    <w:rsid w:val="00E8774C"/>
    <w:rsid w:val="00E87B35"/>
    <w:rsid w:val="00E87C55"/>
    <w:rsid w:val="00E903B9"/>
    <w:rsid w:val="00E90430"/>
    <w:rsid w:val="00E9082F"/>
    <w:rsid w:val="00E90FB4"/>
    <w:rsid w:val="00E910D1"/>
    <w:rsid w:val="00E911E2"/>
    <w:rsid w:val="00E912EF"/>
    <w:rsid w:val="00E913DE"/>
    <w:rsid w:val="00E91613"/>
    <w:rsid w:val="00E9189E"/>
    <w:rsid w:val="00E91A0A"/>
    <w:rsid w:val="00E91B24"/>
    <w:rsid w:val="00E92329"/>
    <w:rsid w:val="00E9247C"/>
    <w:rsid w:val="00E92549"/>
    <w:rsid w:val="00E926A2"/>
    <w:rsid w:val="00E92950"/>
    <w:rsid w:val="00E93544"/>
    <w:rsid w:val="00E938C4"/>
    <w:rsid w:val="00E939FF"/>
    <w:rsid w:val="00E93A75"/>
    <w:rsid w:val="00E94003"/>
    <w:rsid w:val="00E9459F"/>
    <w:rsid w:val="00E94B8F"/>
    <w:rsid w:val="00E94E3D"/>
    <w:rsid w:val="00E95032"/>
    <w:rsid w:val="00E9521E"/>
    <w:rsid w:val="00E95A5E"/>
    <w:rsid w:val="00E95EEA"/>
    <w:rsid w:val="00E95EF4"/>
    <w:rsid w:val="00E95FF4"/>
    <w:rsid w:val="00E96037"/>
    <w:rsid w:val="00E9628C"/>
    <w:rsid w:val="00E96676"/>
    <w:rsid w:val="00E966E0"/>
    <w:rsid w:val="00E96894"/>
    <w:rsid w:val="00E96B0E"/>
    <w:rsid w:val="00E96B3E"/>
    <w:rsid w:val="00E96EED"/>
    <w:rsid w:val="00E96F72"/>
    <w:rsid w:val="00E972E7"/>
    <w:rsid w:val="00E97322"/>
    <w:rsid w:val="00E9755A"/>
    <w:rsid w:val="00E97ABD"/>
    <w:rsid w:val="00E97B04"/>
    <w:rsid w:val="00EA0CFD"/>
    <w:rsid w:val="00EA11C9"/>
    <w:rsid w:val="00EA1370"/>
    <w:rsid w:val="00EA20CA"/>
    <w:rsid w:val="00EA2195"/>
    <w:rsid w:val="00EA2661"/>
    <w:rsid w:val="00EA29E7"/>
    <w:rsid w:val="00EA3245"/>
    <w:rsid w:val="00EA3399"/>
    <w:rsid w:val="00EA35F8"/>
    <w:rsid w:val="00EA36B3"/>
    <w:rsid w:val="00EA38DD"/>
    <w:rsid w:val="00EA3BF2"/>
    <w:rsid w:val="00EA3D47"/>
    <w:rsid w:val="00EA3EF5"/>
    <w:rsid w:val="00EA3F8D"/>
    <w:rsid w:val="00EA41EB"/>
    <w:rsid w:val="00EA45B3"/>
    <w:rsid w:val="00EA4BF5"/>
    <w:rsid w:val="00EA4D91"/>
    <w:rsid w:val="00EA4DDC"/>
    <w:rsid w:val="00EA4EF2"/>
    <w:rsid w:val="00EA5169"/>
    <w:rsid w:val="00EA580D"/>
    <w:rsid w:val="00EA5A68"/>
    <w:rsid w:val="00EA5CC2"/>
    <w:rsid w:val="00EA5EF0"/>
    <w:rsid w:val="00EA6324"/>
    <w:rsid w:val="00EA65F0"/>
    <w:rsid w:val="00EA6751"/>
    <w:rsid w:val="00EA72BD"/>
    <w:rsid w:val="00EA753A"/>
    <w:rsid w:val="00EA77A6"/>
    <w:rsid w:val="00EA7889"/>
    <w:rsid w:val="00EA7C5E"/>
    <w:rsid w:val="00EB0237"/>
    <w:rsid w:val="00EB07A0"/>
    <w:rsid w:val="00EB0947"/>
    <w:rsid w:val="00EB11B7"/>
    <w:rsid w:val="00EB1667"/>
    <w:rsid w:val="00EB1DA0"/>
    <w:rsid w:val="00EB1DB2"/>
    <w:rsid w:val="00EB20A3"/>
    <w:rsid w:val="00EB213D"/>
    <w:rsid w:val="00EB2309"/>
    <w:rsid w:val="00EB2467"/>
    <w:rsid w:val="00EB34AA"/>
    <w:rsid w:val="00EB35D2"/>
    <w:rsid w:val="00EB3775"/>
    <w:rsid w:val="00EB392F"/>
    <w:rsid w:val="00EB3DC5"/>
    <w:rsid w:val="00EB3FD4"/>
    <w:rsid w:val="00EB409D"/>
    <w:rsid w:val="00EB4117"/>
    <w:rsid w:val="00EB4136"/>
    <w:rsid w:val="00EB415C"/>
    <w:rsid w:val="00EB43B2"/>
    <w:rsid w:val="00EB4BCF"/>
    <w:rsid w:val="00EB51B5"/>
    <w:rsid w:val="00EB56A1"/>
    <w:rsid w:val="00EB5EEF"/>
    <w:rsid w:val="00EB60EA"/>
    <w:rsid w:val="00EB61F9"/>
    <w:rsid w:val="00EB672E"/>
    <w:rsid w:val="00EB6981"/>
    <w:rsid w:val="00EB6D23"/>
    <w:rsid w:val="00EB73EC"/>
    <w:rsid w:val="00EB7493"/>
    <w:rsid w:val="00EB7CE7"/>
    <w:rsid w:val="00EC01BF"/>
    <w:rsid w:val="00EC0A91"/>
    <w:rsid w:val="00EC0D1A"/>
    <w:rsid w:val="00EC0FB5"/>
    <w:rsid w:val="00EC1422"/>
    <w:rsid w:val="00EC173F"/>
    <w:rsid w:val="00EC1A49"/>
    <w:rsid w:val="00EC1C42"/>
    <w:rsid w:val="00EC22B8"/>
    <w:rsid w:val="00EC27C3"/>
    <w:rsid w:val="00EC28C4"/>
    <w:rsid w:val="00EC29B1"/>
    <w:rsid w:val="00EC2C04"/>
    <w:rsid w:val="00EC39E8"/>
    <w:rsid w:val="00EC3BE8"/>
    <w:rsid w:val="00EC3E90"/>
    <w:rsid w:val="00EC3FDC"/>
    <w:rsid w:val="00EC4080"/>
    <w:rsid w:val="00EC48A6"/>
    <w:rsid w:val="00EC4A94"/>
    <w:rsid w:val="00EC54B6"/>
    <w:rsid w:val="00EC5A69"/>
    <w:rsid w:val="00EC5CD1"/>
    <w:rsid w:val="00EC60C7"/>
    <w:rsid w:val="00EC63C4"/>
    <w:rsid w:val="00EC645B"/>
    <w:rsid w:val="00EC6B25"/>
    <w:rsid w:val="00EC7036"/>
    <w:rsid w:val="00EC7253"/>
    <w:rsid w:val="00EC73EA"/>
    <w:rsid w:val="00EC7907"/>
    <w:rsid w:val="00ED033A"/>
    <w:rsid w:val="00ED0654"/>
    <w:rsid w:val="00ED0B91"/>
    <w:rsid w:val="00ED0CE8"/>
    <w:rsid w:val="00ED0E17"/>
    <w:rsid w:val="00ED16D5"/>
    <w:rsid w:val="00ED1CCF"/>
    <w:rsid w:val="00ED1FC4"/>
    <w:rsid w:val="00ED1FCD"/>
    <w:rsid w:val="00ED230F"/>
    <w:rsid w:val="00ED2516"/>
    <w:rsid w:val="00ED3087"/>
    <w:rsid w:val="00ED3733"/>
    <w:rsid w:val="00ED37BC"/>
    <w:rsid w:val="00ED3959"/>
    <w:rsid w:val="00ED3C14"/>
    <w:rsid w:val="00ED3EA9"/>
    <w:rsid w:val="00ED4061"/>
    <w:rsid w:val="00ED410A"/>
    <w:rsid w:val="00ED42A5"/>
    <w:rsid w:val="00ED442A"/>
    <w:rsid w:val="00ED44F6"/>
    <w:rsid w:val="00ED474F"/>
    <w:rsid w:val="00ED494A"/>
    <w:rsid w:val="00ED4A2E"/>
    <w:rsid w:val="00ED5020"/>
    <w:rsid w:val="00ED568F"/>
    <w:rsid w:val="00ED5880"/>
    <w:rsid w:val="00ED5C86"/>
    <w:rsid w:val="00ED6088"/>
    <w:rsid w:val="00ED687B"/>
    <w:rsid w:val="00ED6EE7"/>
    <w:rsid w:val="00ED7AA2"/>
    <w:rsid w:val="00EE0B04"/>
    <w:rsid w:val="00EE1554"/>
    <w:rsid w:val="00EE1C9C"/>
    <w:rsid w:val="00EE2183"/>
    <w:rsid w:val="00EE25F9"/>
    <w:rsid w:val="00EE271C"/>
    <w:rsid w:val="00EE2753"/>
    <w:rsid w:val="00EE2C8A"/>
    <w:rsid w:val="00EE3F58"/>
    <w:rsid w:val="00EE44B9"/>
    <w:rsid w:val="00EE4B96"/>
    <w:rsid w:val="00EE4C59"/>
    <w:rsid w:val="00EE4D99"/>
    <w:rsid w:val="00EE4E11"/>
    <w:rsid w:val="00EE5185"/>
    <w:rsid w:val="00EE5C3B"/>
    <w:rsid w:val="00EE5FC7"/>
    <w:rsid w:val="00EE6D32"/>
    <w:rsid w:val="00EE6DCD"/>
    <w:rsid w:val="00EE73D6"/>
    <w:rsid w:val="00EE7588"/>
    <w:rsid w:val="00EE7638"/>
    <w:rsid w:val="00EE7AFF"/>
    <w:rsid w:val="00EE7ED8"/>
    <w:rsid w:val="00EF064E"/>
    <w:rsid w:val="00EF1458"/>
    <w:rsid w:val="00EF1BA5"/>
    <w:rsid w:val="00EF1DC2"/>
    <w:rsid w:val="00EF1E81"/>
    <w:rsid w:val="00EF22CE"/>
    <w:rsid w:val="00EF2453"/>
    <w:rsid w:val="00EF2D6D"/>
    <w:rsid w:val="00EF2D79"/>
    <w:rsid w:val="00EF3164"/>
    <w:rsid w:val="00EF327B"/>
    <w:rsid w:val="00EF3630"/>
    <w:rsid w:val="00EF39F1"/>
    <w:rsid w:val="00EF42D4"/>
    <w:rsid w:val="00EF48C1"/>
    <w:rsid w:val="00EF4B30"/>
    <w:rsid w:val="00EF4BC6"/>
    <w:rsid w:val="00EF56B8"/>
    <w:rsid w:val="00EF5B02"/>
    <w:rsid w:val="00EF5E6E"/>
    <w:rsid w:val="00EF5F1E"/>
    <w:rsid w:val="00EF62EA"/>
    <w:rsid w:val="00EF6351"/>
    <w:rsid w:val="00EF7300"/>
    <w:rsid w:val="00EF77D4"/>
    <w:rsid w:val="00EF78A0"/>
    <w:rsid w:val="00EF7EF4"/>
    <w:rsid w:val="00EF7EFA"/>
    <w:rsid w:val="00F00007"/>
    <w:rsid w:val="00F00280"/>
    <w:rsid w:val="00F009A4"/>
    <w:rsid w:val="00F00A41"/>
    <w:rsid w:val="00F00B47"/>
    <w:rsid w:val="00F0167C"/>
    <w:rsid w:val="00F02166"/>
    <w:rsid w:val="00F02485"/>
    <w:rsid w:val="00F02A47"/>
    <w:rsid w:val="00F02B75"/>
    <w:rsid w:val="00F0311E"/>
    <w:rsid w:val="00F03F3C"/>
    <w:rsid w:val="00F048D7"/>
    <w:rsid w:val="00F049ED"/>
    <w:rsid w:val="00F05022"/>
    <w:rsid w:val="00F05255"/>
    <w:rsid w:val="00F05646"/>
    <w:rsid w:val="00F056A7"/>
    <w:rsid w:val="00F0583D"/>
    <w:rsid w:val="00F05C41"/>
    <w:rsid w:val="00F05D1E"/>
    <w:rsid w:val="00F06253"/>
    <w:rsid w:val="00F07F9C"/>
    <w:rsid w:val="00F10183"/>
    <w:rsid w:val="00F1018C"/>
    <w:rsid w:val="00F107F4"/>
    <w:rsid w:val="00F1081F"/>
    <w:rsid w:val="00F11065"/>
    <w:rsid w:val="00F11E36"/>
    <w:rsid w:val="00F11FEE"/>
    <w:rsid w:val="00F122E1"/>
    <w:rsid w:val="00F1232B"/>
    <w:rsid w:val="00F12DE0"/>
    <w:rsid w:val="00F12EB5"/>
    <w:rsid w:val="00F1377A"/>
    <w:rsid w:val="00F13917"/>
    <w:rsid w:val="00F1393C"/>
    <w:rsid w:val="00F13CFB"/>
    <w:rsid w:val="00F13EED"/>
    <w:rsid w:val="00F13F73"/>
    <w:rsid w:val="00F142F8"/>
    <w:rsid w:val="00F1495E"/>
    <w:rsid w:val="00F149C1"/>
    <w:rsid w:val="00F14D4A"/>
    <w:rsid w:val="00F15454"/>
    <w:rsid w:val="00F157C1"/>
    <w:rsid w:val="00F15EBD"/>
    <w:rsid w:val="00F15F01"/>
    <w:rsid w:val="00F1606E"/>
    <w:rsid w:val="00F1653A"/>
    <w:rsid w:val="00F16779"/>
    <w:rsid w:val="00F169F4"/>
    <w:rsid w:val="00F16B99"/>
    <w:rsid w:val="00F16BC5"/>
    <w:rsid w:val="00F17053"/>
    <w:rsid w:val="00F17332"/>
    <w:rsid w:val="00F20BBA"/>
    <w:rsid w:val="00F2125B"/>
    <w:rsid w:val="00F21814"/>
    <w:rsid w:val="00F21DE1"/>
    <w:rsid w:val="00F22333"/>
    <w:rsid w:val="00F224C2"/>
    <w:rsid w:val="00F22635"/>
    <w:rsid w:val="00F22CA4"/>
    <w:rsid w:val="00F23422"/>
    <w:rsid w:val="00F2346D"/>
    <w:rsid w:val="00F236A8"/>
    <w:rsid w:val="00F23A03"/>
    <w:rsid w:val="00F23C1E"/>
    <w:rsid w:val="00F23C68"/>
    <w:rsid w:val="00F23FA0"/>
    <w:rsid w:val="00F242FB"/>
    <w:rsid w:val="00F2489A"/>
    <w:rsid w:val="00F24C73"/>
    <w:rsid w:val="00F25C0F"/>
    <w:rsid w:val="00F25FEF"/>
    <w:rsid w:val="00F2682A"/>
    <w:rsid w:val="00F26AF0"/>
    <w:rsid w:val="00F27769"/>
    <w:rsid w:val="00F2797B"/>
    <w:rsid w:val="00F27AED"/>
    <w:rsid w:val="00F30706"/>
    <w:rsid w:val="00F30A9D"/>
    <w:rsid w:val="00F30CE7"/>
    <w:rsid w:val="00F3171D"/>
    <w:rsid w:val="00F3225F"/>
    <w:rsid w:val="00F3264D"/>
    <w:rsid w:val="00F32F73"/>
    <w:rsid w:val="00F33DD7"/>
    <w:rsid w:val="00F34120"/>
    <w:rsid w:val="00F3440F"/>
    <w:rsid w:val="00F3481D"/>
    <w:rsid w:val="00F34C46"/>
    <w:rsid w:val="00F34E93"/>
    <w:rsid w:val="00F35F01"/>
    <w:rsid w:val="00F36856"/>
    <w:rsid w:val="00F36ABD"/>
    <w:rsid w:val="00F372AF"/>
    <w:rsid w:val="00F3737D"/>
    <w:rsid w:val="00F378C6"/>
    <w:rsid w:val="00F37E4B"/>
    <w:rsid w:val="00F37E9E"/>
    <w:rsid w:val="00F40528"/>
    <w:rsid w:val="00F40E2E"/>
    <w:rsid w:val="00F411D9"/>
    <w:rsid w:val="00F411DF"/>
    <w:rsid w:val="00F41478"/>
    <w:rsid w:val="00F415BB"/>
    <w:rsid w:val="00F41695"/>
    <w:rsid w:val="00F41C0A"/>
    <w:rsid w:val="00F41F62"/>
    <w:rsid w:val="00F42D7B"/>
    <w:rsid w:val="00F439BA"/>
    <w:rsid w:val="00F44CB7"/>
    <w:rsid w:val="00F44D7D"/>
    <w:rsid w:val="00F45577"/>
    <w:rsid w:val="00F45BFC"/>
    <w:rsid w:val="00F45C7C"/>
    <w:rsid w:val="00F460A0"/>
    <w:rsid w:val="00F46473"/>
    <w:rsid w:val="00F464BC"/>
    <w:rsid w:val="00F46825"/>
    <w:rsid w:val="00F46923"/>
    <w:rsid w:val="00F46DD8"/>
    <w:rsid w:val="00F47007"/>
    <w:rsid w:val="00F47033"/>
    <w:rsid w:val="00F47BA1"/>
    <w:rsid w:val="00F501FE"/>
    <w:rsid w:val="00F504B1"/>
    <w:rsid w:val="00F504BD"/>
    <w:rsid w:val="00F5058E"/>
    <w:rsid w:val="00F507F3"/>
    <w:rsid w:val="00F5086C"/>
    <w:rsid w:val="00F50C87"/>
    <w:rsid w:val="00F513DB"/>
    <w:rsid w:val="00F51F4F"/>
    <w:rsid w:val="00F52116"/>
    <w:rsid w:val="00F521BC"/>
    <w:rsid w:val="00F52358"/>
    <w:rsid w:val="00F523D0"/>
    <w:rsid w:val="00F538E9"/>
    <w:rsid w:val="00F538ED"/>
    <w:rsid w:val="00F53B8E"/>
    <w:rsid w:val="00F53DB0"/>
    <w:rsid w:val="00F53F44"/>
    <w:rsid w:val="00F5436B"/>
    <w:rsid w:val="00F54743"/>
    <w:rsid w:val="00F54FE1"/>
    <w:rsid w:val="00F55812"/>
    <w:rsid w:val="00F55E75"/>
    <w:rsid w:val="00F562E2"/>
    <w:rsid w:val="00F564FE"/>
    <w:rsid w:val="00F565F2"/>
    <w:rsid w:val="00F5682C"/>
    <w:rsid w:val="00F56C2C"/>
    <w:rsid w:val="00F56C97"/>
    <w:rsid w:val="00F56F20"/>
    <w:rsid w:val="00F57084"/>
    <w:rsid w:val="00F570F6"/>
    <w:rsid w:val="00F57358"/>
    <w:rsid w:val="00F57BF4"/>
    <w:rsid w:val="00F57CD3"/>
    <w:rsid w:val="00F60091"/>
    <w:rsid w:val="00F600AD"/>
    <w:rsid w:val="00F60F6A"/>
    <w:rsid w:val="00F611BE"/>
    <w:rsid w:val="00F615E2"/>
    <w:rsid w:val="00F61D6C"/>
    <w:rsid w:val="00F61FF8"/>
    <w:rsid w:val="00F6218B"/>
    <w:rsid w:val="00F62577"/>
    <w:rsid w:val="00F6274D"/>
    <w:rsid w:val="00F62957"/>
    <w:rsid w:val="00F62A1D"/>
    <w:rsid w:val="00F62D8A"/>
    <w:rsid w:val="00F6352A"/>
    <w:rsid w:val="00F638A4"/>
    <w:rsid w:val="00F64748"/>
    <w:rsid w:val="00F653CB"/>
    <w:rsid w:val="00F65909"/>
    <w:rsid w:val="00F65CCE"/>
    <w:rsid w:val="00F65D3F"/>
    <w:rsid w:val="00F660DC"/>
    <w:rsid w:val="00F662E2"/>
    <w:rsid w:val="00F66509"/>
    <w:rsid w:val="00F66588"/>
    <w:rsid w:val="00F67172"/>
    <w:rsid w:val="00F67570"/>
    <w:rsid w:val="00F678FB"/>
    <w:rsid w:val="00F70507"/>
    <w:rsid w:val="00F70C0D"/>
    <w:rsid w:val="00F70C4D"/>
    <w:rsid w:val="00F71150"/>
    <w:rsid w:val="00F71514"/>
    <w:rsid w:val="00F71D36"/>
    <w:rsid w:val="00F722A4"/>
    <w:rsid w:val="00F724C3"/>
    <w:rsid w:val="00F724CA"/>
    <w:rsid w:val="00F72516"/>
    <w:rsid w:val="00F729DB"/>
    <w:rsid w:val="00F72AFA"/>
    <w:rsid w:val="00F72B97"/>
    <w:rsid w:val="00F72F32"/>
    <w:rsid w:val="00F736CF"/>
    <w:rsid w:val="00F73CBF"/>
    <w:rsid w:val="00F740A4"/>
    <w:rsid w:val="00F740C5"/>
    <w:rsid w:val="00F74631"/>
    <w:rsid w:val="00F747EF"/>
    <w:rsid w:val="00F748D1"/>
    <w:rsid w:val="00F74C15"/>
    <w:rsid w:val="00F74DB7"/>
    <w:rsid w:val="00F74F3A"/>
    <w:rsid w:val="00F75F2E"/>
    <w:rsid w:val="00F7615C"/>
    <w:rsid w:val="00F76229"/>
    <w:rsid w:val="00F763FB"/>
    <w:rsid w:val="00F76458"/>
    <w:rsid w:val="00F7667B"/>
    <w:rsid w:val="00F76D0F"/>
    <w:rsid w:val="00F76D1D"/>
    <w:rsid w:val="00F771CF"/>
    <w:rsid w:val="00F80181"/>
    <w:rsid w:val="00F805D0"/>
    <w:rsid w:val="00F80D9D"/>
    <w:rsid w:val="00F80FB9"/>
    <w:rsid w:val="00F81980"/>
    <w:rsid w:val="00F826F9"/>
    <w:rsid w:val="00F8290D"/>
    <w:rsid w:val="00F82EBA"/>
    <w:rsid w:val="00F83161"/>
    <w:rsid w:val="00F83399"/>
    <w:rsid w:val="00F8362D"/>
    <w:rsid w:val="00F83FEE"/>
    <w:rsid w:val="00F843DD"/>
    <w:rsid w:val="00F8541E"/>
    <w:rsid w:val="00F85561"/>
    <w:rsid w:val="00F85AD7"/>
    <w:rsid w:val="00F85B24"/>
    <w:rsid w:val="00F85E0C"/>
    <w:rsid w:val="00F86639"/>
    <w:rsid w:val="00F86874"/>
    <w:rsid w:val="00F8712B"/>
    <w:rsid w:val="00F87202"/>
    <w:rsid w:val="00F87675"/>
    <w:rsid w:val="00F878FB"/>
    <w:rsid w:val="00F87DF3"/>
    <w:rsid w:val="00F90548"/>
    <w:rsid w:val="00F90AB1"/>
    <w:rsid w:val="00F90C6A"/>
    <w:rsid w:val="00F90DAA"/>
    <w:rsid w:val="00F9108D"/>
    <w:rsid w:val="00F91094"/>
    <w:rsid w:val="00F9175C"/>
    <w:rsid w:val="00F917EF"/>
    <w:rsid w:val="00F9191A"/>
    <w:rsid w:val="00F91CD8"/>
    <w:rsid w:val="00F92113"/>
    <w:rsid w:val="00F927BF"/>
    <w:rsid w:val="00F929E5"/>
    <w:rsid w:val="00F92F37"/>
    <w:rsid w:val="00F92F63"/>
    <w:rsid w:val="00F92F79"/>
    <w:rsid w:val="00F934E6"/>
    <w:rsid w:val="00F93F0B"/>
    <w:rsid w:val="00F940A3"/>
    <w:rsid w:val="00F940A7"/>
    <w:rsid w:val="00F949CA"/>
    <w:rsid w:val="00F94B78"/>
    <w:rsid w:val="00F94F2E"/>
    <w:rsid w:val="00F955B1"/>
    <w:rsid w:val="00F96885"/>
    <w:rsid w:val="00F96DE4"/>
    <w:rsid w:val="00F97063"/>
    <w:rsid w:val="00F97A3C"/>
    <w:rsid w:val="00F97E3D"/>
    <w:rsid w:val="00FA0366"/>
    <w:rsid w:val="00FA0383"/>
    <w:rsid w:val="00FA0682"/>
    <w:rsid w:val="00FA092C"/>
    <w:rsid w:val="00FA1299"/>
    <w:rsid w:val="00FA172E"/>
    <w:rsid w:val="00FA1911"/>
    <w:rsid w:val="00FA1A4B"/>
    <w:rsid w:val="00FA1EFA"/>
    <w:rsid w:val="00FA2930"/>
    <w:rsid w:val="00FA2AAA"/>
    <w:rsid w:val="00FA2BD4"/>
    <w:rsid w:val="00FA30CF"/>
    <w:rsid w:val="00FA3D6D"/>
    <w:rsid w:val="00FA3D93"/>
    <w:rsid w:val="00FA3FB6"/>
    <w:rsid w:val="00FA4229"/>
    <w:rsid w:val="00FA4BE6"/>
    <w:rsid w:val="00FA4CB4"/>
    <w:rsid w:val="00FA4E1C"/>
    <w:rsid w:val="00FA4E5A"/>
    <w:rsid w:val="00FA5563"/>
    <w:rsid w:val="00FA5567"/>
    <w:rsid w:val="00FA55BB"/>
    <w:rsid w:val="00FA5899"/>
    <w:rsid w:val="00FA70E5"/>
    <w:rsid w:val="00FA725B"/>
    <w:rsid w:val="00FA770E"/>
    <w:rsid w:val="00FA7862"/>
    <w:rsid w:val="00FB04C3"/>
    <w:rsid w:val="00FB06AD"/>
    <w:rsid w:val="00FB114F"/>
    <w:rsid w:val="00FB11C5"/>
    <w:rsid w:val="00FB121A"/>
    <w:rsid w:val="00FB15A8"/>
    <w:rsid w:val="00FB19D6"/>
    <w:rsid w:val="00FB1D90"/>
    <w:rsid w:val="00FB204A"/>
    <w:rsid w:val="00FB2752"/>
    <w:rsid w:val="00FB349B"/>
    <w:rsid w:val="00FB38A7"/>
    <w:rsid w:val="00FB3BF7"/>
    <w:rsid w:val="00FB3F9C"/>
    <w:rsid w:val="00FB42F7"/>
    <w:rsid w:val="00FB4BCA"/>
    <w:rsid w:val="00FB5544"/>
    <w:rsid w:val="00FB5863"/>
    <w:rsid w:val="00FB59A4"/>
    <w:rsid w:val="00FB5C88"/>
    <w:rsid w:val="00FB5EED"/>
    <w:rsid w:val="00FB614B"/>
    <w:rsid w:val="00FB620B"/>
    <w:rsid w:val="00FB64D7"/>
    <w:rsid w:val="00FB6A46"/>
    <w:rsid w:val="00FB6B10"/>
    <w:rsid w:val="00FB6B56"/>
    <w:rsid w:val="00FB6B6F"/>
    <w:rsid w:val="00FB6BD3"/>
    <w:rsid w:val="00FB6D6B"/>
    <w:rsid w:val="00FB6D9A"/>
    <w:rsid w:val="00FB78F5"/>
    <w:rsid w:val="00FB7BFD"/>
    <w:rsid w:val="00FC03FF"/>
    <w:rsid w:val="00FC0897"/>
    <w:rsid w:val="00FC08D1"/>
    <w:rsid w:val="00FC0A35"/>
    <w:rsid w:val="00FC0A5F"/>
    <w:rsid w:val="00FC1292"/>
    <w:rsid w:val="00FC1D7B"/>
    <w:rsid w:val="00FC1F2D"/>
    <w:rsid w:val="00FC22AB"/>
    <w:rsid w:val="00FC2B40"/>
    <w:rsid w:val="00FC2F1C"/>
    <w:rsid w:val="00FC34F7"/>
    <w:rsid w:val="00FC35CF"/>
    <w:rsid w:val="00FC3F18"/>
    <w:rsid w:val="00FC3F7D"/>
    <w:rsid w:val="00FC4E85"/>
    <w:rsid w:val="00FC575A"/>
    <w:rsid w:val="00FC658A"/>
    <w:rsid w:val="00FC6943"/>
    <w:rsid w:val="00FC6AB9"/>
    <w:rsid w:val="00FC6C62"/>
    <w:rsid w:val="00FC7150"/>
    <w:rsid w:val="00FC72E7"/>
    <w:rsid w:val="00FC79B0"/>
    <w:rsid w:val="00FC7C12"/>
    <w:rsid w:val="00FCE822"/>
    <w:rsid w:val="00FD02AD"/>
    <w:rsid w:val="00FD03A1"/>
    <w:rsid w:val="00FD0787"/>
    <w:rsid w:val="00FD121F"/>
    <w:rsid w:val="00FD12BB"/>
    <w:rsid w:val="00FD12D5"/>
    <w:rsid w:val="00FD15D0"/>
    <w:rsid w:val="00FD1637"/>
    <w:rsid w:val="00FD1B8A"/>
    <w:rsid w:val="00FD1ED7"/>
    <w:rsid w:val="00FD207B"/>
    <w:rsid w:val="00FD2628"/>
    <w:rsid w:val="00FD2641"/>
    <w:rsid w:val="00FD2A19"/>
    <w:rsid w:val="00FD2B2D"/>
    <w:rsid w:val="00FD365C"/>
    <w:rsid w:val="00FD3D8C"/>
    <w:rsid w:val="00FD3DD2"/>
    <w:rsid w:val="00FD4280"/>
    <w:rsid w:val="00FD4B93"/>
    <w:rsid w:val="00FD507C"/>
    <w:rsid w:val="00FD51AB"/>
    <w:rsid w:val="00FD53F1"/>
    <w:rsid w:val="00FD56D3"/>
    <w:rsid w:val="00FD58D3"/>
    <w:rsid w:val="00FD5C27"/>
    <w:rsid w:val="00FD686B"/>
    <w:rsid w:val="00FD6BA8"/>
    <w:rsid w:val="00FD6D24"/>
    <w:rsid w:val="00FD6ED5"/>
    <w:rsid w:val="00FD7077"/>
    <w:rsid w:val="00FD7964"/>
    <w:rsid w:val="00FD7B03"/>
    <w:rsid w:val="00FD7B72"/>
    <w:rsid w:val="00FE03A6"/>
    <w:rsid w:val="00FE054D"/>
    <w:rsid w:val="00FE0716"/>
    <w:rsid w:val="00FE153B"/>
    <w:rsid w:val="00FE199D"/>
    <w:rsid w:val="00FE1AA3"/>
    <w:rsid w:val="00FE1AA6"/>
    <w:rsid w:val="00FE1D5D"/>
    <w:rsid w:val="00FE1F39"/>
    <w:rsid w:val="00FE1FD1"/>
    <w:rsid w:val="00FE21E8"/>
    <w:rsid w:val="00FE248C"/>
    <w:rsid w:val="00FE2531"/>
    <w:rsid w:val="00FE27A6"/>
    <w:rsid w:val="00FE2D40"/>
    <w:rsid w:val="00FE3011"/>
    <w:rsid w:val="00FE330A"/>
    <w:rsid w:val="00FE34AB"/>
    <w:rsid w:val="00FE3716"/>
    <w:rsid w:val="00FE393D"/>
    <w:rsid w:val="00FE3953"/>
    <w:rsid w:val="00FE3AC0"/>
    <w:rsid w:val="00FE3CDE"/>
    <w:rsid w:val="00FE3EAF"/>
    <w:rsid w:val="00FE4254"/>
    <w:rsid w:val="00FE43C6"/>
    <w:rsid w:val="00FE461E"/>
    <w:rsid w:val="00FE4945"/>
    <w:rsid w:val="00FE4AE7"/>
    <w:rsid w:val="00FE4B18"/>
    <w:rsid w:val="00FE4E6E"/>
    <w:rsid w:val="00FE50F4"/>
    <w:rsid w:val="00FE53BF"/>
    <w:rsid w:val="00FE661A"/>
    <w:rsid w:val="00FE6855"/>
    <w:rsid w:val="00FE696B"/>
    <w:rsid w:val="00FE6C0D"/>
    <w:rsid w:val="00FE6D60"/>
    <w:rsid w:val="00FE6DC0"/>
    <w:rsid w:val="00FE6FCF"/>
    <w:rsid w:val="00FE72C8"/>
    <w:rsid w:val="00FE746B"/>
    <w:rsid w:val="00FE7550"/>
    <w:rsid w:val="00FE7786"/>
    <w:rsid w:val="00FF00D6"/>
    <w:rsid w:val="00FF05A6"/>
    <w:rsid w:val="00FF0817"/>
    <w:rsid w:val="00FF09E1"/>
    <w:rsid w:val="00FF0B3B"/>
    <w:rsid w:val="00FF1195"/>
    <w:rsid w:val="00FF12B0"/>
    <w:rsid w:val="00FF15D8"/>
    <w:rsid w:val="00FF1610"/>
    <w:rsid w:val="00FF1AD2"/>
    <w:rsid w:val="00FF1DB3"/>
    <w:rsid w:val="00FF1FC3"/>
    <w:rsid w:val="00FF23DE"/>
    <w:rsid w:val="00FF258A"/>
    <w:rsid w:val="00FF269E"/>
    <w:rsid w:val="00FF287E"/>
    <w:rsid w:val="00FF2BB4"/>
    <w:rsid w:val="00FF2C9A"/>
    <w:rsid w:val="00FF333E"/>
    <w:rsid w:val="00FF33E8"/>
    <w:rsid w:val="00FF3F47"/>
    <w:rsid w:val="00FF432B"/>
    <w:rsid w:val="00FF44D4"/>
    <w:rsid w:val="00FF4C43"/>
    <w:rsid w:val="00FF4C55"/>
    <w:rsid w:val="00FF4D79"/>
    <w:rsid w:val="00FF4DF3"/>
    <w:rsid w:val="00FF4E87"/>
    <w:rsid w:val="00FF519C"/>
    <w:rsid w:val="00FF575E"/>
    <w:rsid w:val="00FF5DA3"/>
    <w:rsid w:val="00FF61E9"/>
    <w:rsid w:val="00FF65D9"/>
    <w:rsid w:val="00FF674F"/>
    <w:rsid w:val="00FF67AD"/>
    <w:rsid w:val="00FF6884"/>
    <w:rsid w:val="00FF6D8E"/>
    <w:rsid w:val="00FF71C7"/>
    <w:rsid w:val="00FF7987"/>
    <w:rsid w:val="00FF7F7F"/>
    <w:rsid w:val="0101FA55"/>
    <w:rsid w:val="01024D61"/>
    <w:rsid w:val="01057CF1"/>
    <w:rsid w:val="01129697"/>
    <w:rsid w:val="0114D90F"/>
    <w:rsid w:val="011B633F"/>
    <w:rsid w:val="011C7B3B"/>
    <w:rsid w:val="012784F8"/>
    <w:rsid w:val="012AF38B"/>
    <w:rsid w:val="012E3CCA"/>
    <w:rsid w:val="01316AED"/>
    <w:rsid w:val="01341704"/>
    <w:rsid w:val="013747D1"/>
    <w:rsid w:val="013E5C55"/>
    <w:rsid w:val="01760F64"/>
    <w:rsid w:val="017A6661"/>
    <w:rsid w:val="017D3DB1"/>
    <w:rsid w:val="01855C6E"/>
    <w:rsid w:val="01876D78"/>
    <w:rsid w:val="018AEEF8"/>
    <w:rsid w:val="019CF87C"/>
    <w:rsid w:val="019F7C87"/>
    <w:rsid w:val="01A49819"/>
    <w:rsid w:val="01A6FB98"/>
    <w:rsid w:val="01B17B99"/>
    <w:rsid w:val="01B36189"/>
    <w:rsid w:val="01BF2339"/>
    <w:rsid w:val="01CBC214"/>
    <w:rsid w:val="01E324CF"/>
    <w:rsid w:val="01E7340C"/>
    <w:rsid w:val="01F1FF84"/>
    <w:rsid w:val="02050F22"/>
    <w:rsid w:val="0208E64B"/>
    <w:rsid w:val="02096D8A"/>
    <w:rsid w:val="021D7731"/>
    <w:rsid w:val="023242E5"/>
    <w:rsid w:val="02411B19"/>
    <w:rsid w:val="0252537C"/>
    <w:rsid w:val="0260C756"/>
    <w:rsid w:val="0266087D"/>
    <w:rsid w:val="026FDFB3"/>
    <w:rsid w:val="028DE21A"/>
    <w:rsid w:val="02905B7B"/>
    <w:rsid w:val="0291F86E"/>
    <w:rsid w:val="029404EE"/>
    <w:rsid w:val="029DBED6"/>
    <w:rsid w:val="02A99E1A"/>
    <w:rsid w:val="02B3209D"/>
    <w:rsid w:val="02B4BECF"/>
    <w:rsid w:val="02C7915C"/>
    <w:rsid w:val="02D1C83D"/>
    <w:rsid w:val="02D6B1B4"/>
    <w:rsid w:val="02D9A348"/>
    <w:rsid w:val="02DB0D64"/>
    <w:rsid w:val="02DC42D6"/>
    <w:rsid w:val="02E05F6E"/>
    <w:rsid w:val="02E0BB6C"/>
    <w:rsid w:val="02E8F5B6"/>
    <w:rsid w:val="02F0D54E"/>
    <w:rsid w:val="02F4053A"/>
    <w:rsid w:val="02FB7AEA"/>
    <w:rsid w:val="030C622C"/>
    <w:rsid w:val="031042CF"/>
    <w:rsid w:val="031597F0"/>
    <w:rsid w:val="031FB926"/>
    <w:rsid w:val="032BF517"/>
    <w:rsid w:val="03362028"/>
    <w:rsid w:val="034177E6"/>
    <w:rsid w:val="03637E63"/>
    <w:rsid w:val="036AE75B"/>
    <w:rsid w:val="036C882C"/>
    <w:rsid w:val="0378DE43"/>
    <w:rsid w:val="038AC916"/>
    <w:rsid w:val="03902B15"/>
    <w:rsid w:val="0393A88F"/>
    <w:rsid w:val="039FB5BE"/>
    <w:rsid w:val="03B2E255"/>
    <w:rsid w:val="03B6ED40"/>
    <w:rsid w:val="03C2E171"/>
    <w:rsid w:val="03C908C3"/>
    <w:rsid w:val="03C97F46"/>
    <w:rsid w:val="03CC4D9E"/>
    <w:rsid w:val="03E80A94"/>
    <w:rsid w:val="03E84C76"/>
    <w:rsid w:val="03F1C965"/>
    <w:rsid w:val="04024C17"/>
    <w:rsid w:val="04218A7C"/>
    <w:rsid w:val="0468A6D1"/>
    <w:rsid w:val="046B9048"/>
    <w:rsid w:val="04720783"/>
    <w:rsid w:val="0475FD17"/>
    <w:rsid w:val="047709F0"/>
    <w:rsid w:val="0477EBF6"/>
    <w:rsid w:val="0495964B"/>
    <w:rsid w:val="0497009E"/>
    <w:rsid w:val="049A2BB1"/>
    <w:rsid w:val="049DAEB0"/>
    <w:rsid w:val="04A0E158"/>
    <w:rsid w:val="04A37ECA"/>
    <w:rsid w:val="04A494AB"/>
    <w:rsid w:val="04B0A289"/>
    <w:rsid w:val="04B1609D"/>
    <w:rsid w:val="04B883DA"/>
    <w:rsid w:val="04C8350A"/>
    <w:rsid w:val="04D1E5DA"/>
    <w:rsid w:val="04D4A981"/>
    <w:rsid w:val="04E396B1"/>
    <w:rsid w:val="04E9960B"/>
    <w:rsid w:val="04EF68A1"/>
    <w:rsid w:val="04F02D4A"/>
    <w:rsid w:val="04F33812"/>
    <w:rsid w:val="050394AC"/>
    <w:rsid w:val="050D474B"/>
    <w:rsid w:val="050F2F9E"/>
    <w:rsid w:val="0510AC36"/>
    <w:rsid w:val="0511612C"/>
    <w:rsid w:val="05208C8F"/>
    <w:rsid w:val="0524B524"/>
    <w:rsid w:val="0528A427"/>
    <w:rsid w:val="0539C746"/>
    <w:rsid w:val="053E0CE3"/>
    <w:rsid w:val="05449B1C"/>
    <w:rsid w:val="055FA3B7"/>
    <w:rsid w:val="056053FE"/>
    <w:rsid w:val="05680CE9"/>
    <w:rsid w:val="058F17C9"/>
    <w:rsid w:val="05990FD9"/>
    <w:rsid w:val="059EFAC7"/>
    <w:rsid w:val="05A12399"/>
    <w:rsid w:val="05A19CA4"/>
    <w:rsid w:val="05C16EFC"/>
    <w:rsid w:val="05CCC7BF"/>
    <w:rsid w:val="05DEDF6A"/>
    <w:rsid w:val="05E79E3E"/>
    <w:rsid w:val="05F85FFE"/>
    <w:rsid w:val="05F86F28"/>
    <w:rsid w:val="0606C4B4"/>
    <w:rsid w:val="060B1326"/>
    <w:rsid w:val="060CBB9C"/>
    <w:rsid w:val="062EDCF2"/>
    <w:rsid w:val="0635BEF6"/>
    <w:rsid w:val="0637238C"/>
    <w:rsid w:val="063B4CA1"/>
    <w:rsid w:val="063BBC12"/>
    <w:rsid w:val="0643D4F6"/>
    <w:rsid w:val="064AD31E"/>
    <w:rsid w:val="064B7BE0"/>
    <w:rsid w:val="06507F7A"/>
    <w:rsid w:val="065BED0E"/>
    <w:rsid w:val="06694CD6"/>
    <w:rsid w:val="067EA139"/>
    <w:rsid w:val="068B1054"/>
    <w:rsid w:val="06961869"/>
    <w:rsid w:val="06A70116"/>
    <w:rsid w:val="06AB8C20"/>
    <w:rsid w:val="06B1CED1"/>
    <w:rsid w:val="06B33710"/>
    <w:rsid w:val="06B3A09A"/>
    <w:rsid w:val="06BBBF30"/>
    <w:rsid w:val="06C38E2A"/>
    <w:rsid w:val="06C7B9D5"/>
    <w:rsid w:val="06C7E773"/>
    <w:rsid w:val="06C8A71C"/>
    <w:rsid w:val="06CD70B9"/>
    <w:rsid w:val="06D1C0E5"/>
    <w:rsid w:val="06D45012"/>
    <w:rsid w:val="06D4C317"/>
    <w:rsid w:val="06DE3C87"/>
    <w:rsid w:val="06E84D70"/>
    <w:rsid w:val="06ECCACC"/>
    <w:rsid w:val="06ED6010"/>
    <w:rsid w:val="06F14CF5"/>
    <w:rsid w:val="06FE30C1"/>
    <w:rsid w:val="070B718A"/>
    <w:rsid w:val="070C9EB6"/>
    <w:rsid w:val="071060D0"/>
    <w:rsid w:val="07136E5F"/>
    <w:rsid w:val="0723DEAF"/>
    <w:rsid w:val="072A0706"/>
    <w:rsid w:val="0731E269"/>
    <w:rsid w:val="0733A212"/>
    <w:rsid w:val="073859C2"/>
    <w:rsid w:val="0739476B"/>
    <w:rsid w:val="07529111"/>
    <w:rsid w:val="075AD8E1"/>
    <w:rsid w:val="075E1064"/>
    <w:rsid w:val="07628522"/>
    <w:rsid w:val="076E2914"/>
    <w:rsid w:val="0770095E"/>
    <w:rsid w:val="077583D1"/>
    <w:rsid w:val="0777E566"/>
    <w:rsid w:val="07848E9D"/>
    <w:rsid w:val="0794BA1B"/>
    <w:rsid w:val="07B4CAB6"/>
    <w:rsid w:val="07B9E6CC"/>
    <w:rsid w:val="07BE4399"/>
    <w:rsid w:val="07C6577B"/>
    <w:rsid w:val="07CD7E23"/>
    <w:rsid w:val="07CF9875"/>
    <w:rsid w:val="07D01C36"/>
    <w:rsid w:val="07D5D5FE"/>
    <w:rsid w:val="07DA2C95"/>
    <w:rsid w:val="07E6A37F"/>
    <w:rsid w:val="07F3FA8D"/>
    <w:rsid w:val="07F41E2E"/>
    <w:rsid w:val="0804CCC2"/>
    <w:rsid w:val="080D381B"/>
    <w:rsid w:val="08156485"/>
    <w:rsid w:val="081811C1"/>
    <w:rsid w:val="0820AACF"/>
    <w:rsid w:val="08361E75"/>
    <w:rsid w:val="083E6EAA"/>
    <w:rsid w:val="084A27AD"/>
    <w:rsid w:val="084AFAA8"/>
    <w:rsid w:val="08500833"/>
    <w:rsid w:val="08531DF2"/>
    <w:rsid w:val="08699F46"/>
    <w:rsid w:val="086C922A"/>
    <w:rsid w:val="087D5810"/>
    <w:rsid w:val="087DDFFD"/>
    <w:rsid w:val="0886B6A6"/>
    <w:rsid w:val="089A3972"/>
    <w:rsid w:val="08A36844"/>
    <w:rsid w:val="08A686B3"/>
    <w:rsid w:val="08B2FF21"/>
    <w:rsid w:val="08CE4693"/>
    <w:rsid w:val="08D1ACBA"/>
    <w:rsid w:val="08DAADF0"/>
    <w:rsid w:val="08DC0933"/>
    <w:rsid w:val="08E7ECD1"/>
    <w:rsid w:val="08EC1C2F"/>
    <w:rsid w:val="08FEEE0F"/>
    <w:rsid w:val="0904ECDE"/>
    <w:rsid w:val="09153984"/>
    <w:rsid w:val="091FF9A9"/>
    <w:rsid w:val="09341792"/>
    <w:rsid w:val="09514714"/>
    <w:rsid w:val="09525C44"/>
    <w:rsid w:val="096ED091"/>
    <w:rsid w:val="097E6933"/>
    <w:rsid w:val="0987D680"/>
    <w:rsid w:val="09950F13"/>
    <w:rsid w:val="09967709"/>
    <w:rsid w:val="09A2BF7A"/>
    <w:rsid w:val="09B33E96"/>
    <w:rsid w:val="09B3EF7B"/>
    <w:rsid w:val="09B5E6C3"/>
    <w:rsid w:val="09BC77D5"/>
    <w:rsid w:val="09C9E87E"/>
    <w:rsid w:val="09CE8D2A"/>
    <w:rsid w:val="09D12007"/>
    <w:rsid w:val="09D9B988"/>
    <w:rsid w:val="09E828EF"/>
    <w:rsid w:val="09EBD894"/>
    <w:rsid w:val="09EC4110"/>
    <w:rsid w:val="09EC942C"/>
    <w:rsid w:val="09FAF8FE"/>
    <w:rsid w:val="0A00A382"/>
    <w:rsid w:val="0A05117E"/>
    <w:rsid w:val="0A09C805"/>
    <w:rsid w:val="0A09E26B"/>
    <w:rsid w:val="0A0A5AC9"/>
    <w:rsid w:val="0A0D846E"/>
    <w:rsid w:val="0A2A8719"/>
    <w:rsid w:val="0A2FA093"/>
    <w:rsid w:val="0A412A58"/>
    <w:rsid w:val="0A47D790"/>
    <w:rsid w:val="0A542B97"/>
    <w:rsid w:val="0A5776BD"/>
    <w:rsid w:val="0A617A0E"/>
    <w:rsid w:val="0A64DB63"/>
    <w:rsid w:val="0A75EA34"/>
    <w:rsid w:val="0A9434F0"/>
    <w:rsid w:val="0A9E1205"/>
    <w:rsid w:val="0AA19181"/>
    <w:rsid w:val="0AA5C9D6"/>
    <w:rsid w:val="0AB13F66"/>
    <w:rsid w:val="0AB2B7EE"/>
    <w:rsid w:val="0ACBE04B"/>
    <w:rsid w:val="0AD29768"/>
    <w:rsid w:val="0ADCA42D"/>
    <w:rsid w:val="0AE95952"/>
    <w:rsid w:val="0AF9FD93"/>
    <w:rsid w:val="0B024FC0"/>
    <w:rsid w:val="0B08440D"/>
    <w:rsid w:val="0B090F0C"/>
    <w:rsid w:val="0B1BBD3A"/>
    <w:rsid w:val="0B228A6E"/>
    <w:rsid w:val="0B2C24D9"/>
    <w:rsid w:val="0B31409D"/>
    <w:rsid w:val="0B360D52"/>
    <w:rsid w:val="0B3A2A27"/>
    <w:rsid w:val="0B3FE6D4"/>
    <w:rsid w:val="0B4239A9"/>
    <w:rsid w:val="0B43E9CC"/>
    <w:rsid w:val="0B4AD11F"/>
    <w:rsid w:val="0B4E7218"/>
    <w:rsid w:val="0B51A9E9"/>
    <w:rsid w:val="0B5EA138"/>
    <w:rsid w:val="0B65066B"/>
    <w:rsid w:val="0B67A495"/>
    <w:rsid w:val="0B7444FE"/>
    <w:rsid w:val="0B7BCC15"/>
    <w:rsid w:val="0B832BB8"/>
    <w:rsid w:val="0B8532F1"/>
    <w:rsid w:val="0B8BD74C"/>
    <w:rsid w:val="0B94E71A"/>
    <w:rsid w:val="0B991617"/>
    <w:rsid w:val="0BAE95CD"/>
    <w:rsid w:val="0BBA04DC"/>
    <w:rsid w:val="0BC7E222"/>
    <w:rsid w:val="0BDCAC6E"/>
    <w:rsid w:val="0BF21399"/>
    <w:rsid w:val="0BF35E5B"/>
    <w:rsid w:val="0BFB446B"/>
    <w:rsid w:val="0C00D286"/>
    <w:rsid w:val="0C0302D5"/>
    <w:rsid w:val="0C0544CE"/>
    <w:rsid w:val="0C07A5EE"/>
    <w:rsid w:val="0C0CA8FA"/>
    <w:rsid w:val="0C3A43B6"/>
    <w:rsid w:val="0C4DB5A2"/>
    <w:rsid w:val="0C57C128"/>
    <w:rsid w:val="0C5C94E1"/>
    <w:rsid w:val="0C764CBC"/>
    <w:rsid w:val="0C7C0630"/>
    <w:rsid w:val="0C8251C5"/>
    <w:rsid w:val="0C8EF886"/>
    <w:rsid w:val="0CAA4340"/>
    <w:rsid w:val="0CB5806E"/>
    <w:rsid w:val="0CB85CF9"/>
    <w:rsid w:val="0CBDC708"/>
    <w:rsid w:val="0CBF6C3F"/>
    <w:rsid w:val="0CC4D6FB"/>
    <w:rsid w:val="0CE44AD0"/>
    <w:rsid w:val="0CE82C71"/>
    <w:rsid w:val="0CF98690"/>
    <w:rsid w:val="0D01E4E0"/>
    <w:rsid w:val="0D052FCB"/>
    <w:rsid w:val="0D0543D4"/>
    <w:rsid w:val="0D1C45E9"/>
    <w:rsid w:val="0D29379B"/>
    <w:rsid w:val="0D2A4930"/>
    <w:rsid w:val="0D399B4E"/>
    <w:rsid w:val="0D3C0942"/>
    <w:rsid w:val="0D3C7A9C"/>
    <w:rsid w:val="0D409C3E"/>
    <w:rsid w:val="0D48BB9A"/>
    <w:rsid w:val="0D4AA1CF"/>
    <w:rsid w:val="0D5C2A9F"/>
    <w:rsid w:val="0D629CCF"/>
    <w:rsid w:val="0D648F1A"/>
    <w:rsid w:val="0D64B15C"/>
    <w:rsid w:val="0D68F109"/>
    <w:rsid w:val="0D6A464E"/>
    <w:rsid w:val="0D6FEAAD"/>
    <w:rsid w:val="0D740106"/>
    <w:rsid w:val="0D78B78B"/>
    <w:rsid w:val="0D86CD7E"/>
    <w:rsid w:val="0D97346F"/>
    <w:rsid w:val="0DA06BC7"/>
    <w:rsid w:val="0DA26304"/>
    <w:rsid w:val="0DA75AFA"/>
    <w:rsid w:val="0DBCD1F5"/>
    <w:rsid w:val="0DC1A60C"/>
    <w:rsid w:val="0DC4A9C6"/>
    <w:rsid w:val="0DD03FBF"/>
    <w:rsid w:val="0DDC2A95"/>
    <w:rsid w:val="0DEB015E"/>
    <w:rsid w:val="0DF829F4"/>
    <w:rsid w:val="0DFDD39F"/>
    <w:rsid w:val="0E0CBECA"/>
    <w:rsid w:val="0E29F2CA"/>
    <w:rsid w:val="0E2BB7E8"/>
    <w:rsid w:val="0E31D126"/>
    <w:rsid w:val="0E372D19"/>
    <w:rsid w:val="0E511FA6"/>
    <w:rsid w:val="0E53EB60"/>
    <w:rsid w:val="0E588800"/>
    <w:rsid w:val="0E5BE9B3"/>
    <w:rsid w:val="0E6B0FA6"/>
    <w:rsid w:val="0E767DE1"/>
    <w:rsid w:val="0E92BD8F"/>
    <w:rsid w:val="0EA06B07"/>
    <w:rsid w:val="0EAA61BF"/>
    <w:rsid w:val="0EAD4D6D"/>
    <w:rsid w:val="0EBC6CE8"/>
    <w:rsid w:val="0EBDB870"/>
    <w:rsid w:val="0EBF86DD"/>
    <w:rsid w:val="0EBFF844"/>
    <w:rsid w:val="0EC3AA6D"/>
    <w:rsid w:val="0EC9A790"/>
    <w:rsid w:val="0ECE59BF"/>
    <w:rsid w:val="0ECF233F"/>
    <w:rsid w:val="0EDEAED4"/>
    <w:rsid w:val="0EF91CA7"/>
    <w:rsid w:val="0F0BBB0E"/>
    <w:rsid w:val="0F125D25"/>
    <w:rsid w:val="0F12A628"/>
    <w:rsid w:val="0F24BD90"/>
    <w:rsid w:val="0F2A5360"/>
    <w:rsid w:val="0F426AC1"/>
    <w:rsid w:val="0F51730E"/>
    <w:rsid w:val="0F60B373"/>
    <w:rsid w:val="0F6D7E83"/>
    <w:rsid w:val="0F6F37DD"/>
    <w:rsid w:val="0F6FBFA4"/>
    <w:rsid w:val="0F75832A"/>
    <w:rsid w:val="0F7642D5"/>
    <w:rsid w:val="0F776CDD"/>
    <w:rsid w:val="0F86B0F5"/>
    <w:rsid w:val="0F8882A3"/>
    <w:rsid w:val="0F8B0713"/>
    <w:rsid w:val="0F973212"/>
    <w:rsid w:val="0FD4F376"/>
    <w:rsid w:val="0FD6D9B2"/>
    <w:rsid w:val="0FE58B5B"/>
    <w:rsid w:val="0FE60C4B"/>
    <w:rsid w:val="0FE96DE0"/>
    <w:rsid w:val="0FF5551A"/>
    <w:rsid w:val="100054FF"/>
    <w:rsid w:val="10055E7E"/>
    <w:rsid w:val="10083191"/>
    <w:rsid w:val="10111C8B"/>
    <w:rsid w:val="10149A7B"/>
    <w:rsid w:val="101DF7C7"/>
    <w:rsid w:val="10230ED2"/>
    <w:rsid w:val="103B6570"/>
    <w:rsid w:val="104277CC"/>
    <w:rsid w:val="104366C2"/>
    <w:rsid w:val="10474C8E"/>
    <w:rsid w:val="105729DC"/>
    <w:rsid w:val="106A59B4"/>
    <w:rsid w:val="10726F1E"/>
    <w:rsid w:val="1074A696"/>
    <w:rsid w:val="1076BA3E"/>
    <w:rsid w:val="107794A2"/>
    <w:rsid w:val="1081EFF6"/>
    <w:rsid w:val="108CF989"/>
    <w:rsid w:val="108EADB4"/>
    <w:rsid w:val="10915FEF"/>
    <w:rsid w:val="1091ABBA"/>
    <w:rsid w:val="1091B204"/>
    <w:rsid w:val="109674F3"/>
    <w:rsid w:val="109C41A3"/>
    <w:rsid w:val="10A69823"/>
    <w:rsid w:val="10ABF918"/>
    <w:rsid w:val="10ADB251"/>
    <w:rsid w:val="10B234AD"/>
    <w:rsid w:val="10C37D78"/>
    <w:rsid w:val="10C9E6D2"/>
    <w:rsid w:val="10CE6405"/>
    <w:rsid w:val="10D4D34D"/>
    <w:rsid w:val="10D6CBD5"/>
    <w:rsid w:val="10DA04C7"/>
    <w:rsid w:val="10DFB3FD"/>
    <w:rsid w:val="10EC8F97"/>
    <w:rsid w:val="10F372CA"/>
    <w:rsid w:val="10F462EA"/>
    <w:rsid w:val="10F686D3"/>
    <w:rsid w:val="10FD86E5"/>
    <w:rsid w:val="10FE7949"/>
    <w:rsid w:val="10FEAA5E"/>
    <w:rsid w:val="10FFD474"/>
    <w:rsid w:val="11012D46"/>
    <w:rsid w:val="11194FF0"/>
    <w:rsid w:val="111A9485"/>
    <w:rsid w:val="111A9535"/>
    <w:rsid w:val="111C5A7B"/>
    <w:rsid w:val="112A028A"/>
    <w:rsid w:val="113F83BE"/>
    <w:rsid w:val="114C687A"/>
    <w:rsid w:val="115C87DA"/>
    <w:rsid w:val="117119E4"/>
    <w:rsid w:val="11788005"/>
    <w:rsid w:val="117C70F7"/>
    <w:rsid w:val="117F4516"/>
    <w:rsid w:val="117FAE2E"/>
    <w:rsid w:val="11810A0C"/>
    <w:rsid w:val="1185A99D"/>
    <w:rsid w:val="118FC466"/>
    <w:rsid w:val="119A1D88"/>
    <w:rsid w:val="119B2887"/>
    <w:rsid w:val="119EBE95"/>
    <w:rsid w:val="11A14E20"/>
    <w:rsid w:val="11C0DA8B"/>
    <w:rsid w:val="11C439B8"/>
    <w:rsid w:val="11C48F9C"/>
    <w:rsid w:val="11C8DA24"/>
    <w:rsid w:val="11DD3194"/>
    <w:rsid w:val="11ECA4DD"/>
    <w:rsid w:val="11EDF8FF"/>
    <w:rsid w:val="11F308B2"/>
    <w:rsid w:val="12184F4F"/>
    <w:rsid w:val="121E5653"/>
    <w:rsid w:val="1226F73C"/>
    <w:rsid w:val="12277F69"/>
    <w:rsid w:val="1228ADCA"/>
    <w:rsid w:val="1237578B"/>
    <w:rsid w:val="12387643"/>
    <w:rsid w:val="1239E62D"/>
    <w:rsid w:val="1241E9EE"/>
    <w:rsid w:val="1243CE33"/>
    <w:rsid w:val="124D264E"/>
    <w:rsid w:val="125075B5"/>
    <w:rsid w:val="125092F6"/>
    <w:rsid w:val="125AAC3E"/>
    <w:rsid w:val="126C89FB"/>
    <w:rsid w:val="127EFE62"/>
    <w:rsid w:val="1283F748"/>
    <w:rsid w:val="1289C873"/>
    <w:rsid w:val="1293A295"/>
    <w:rsid w:val="12AA2F0E"/>
    <w:rsid w:val="12AB2993"/>
    <w:rsid w:val="12AC31E5"/>
    <w:rsid w:val="12B0CF80"/>
    <w:rsid w:val="12BE1608"/>
    <w:rsid w:val="12C3D587"/>
    <w:rsid w:val="12C99841"/>
    <w:rsid w:val="12D238A4"/>
    <w:rsid w:val="12D4C85A"/>
    <w:rsid w:val="12D8EBAA"/>
    <w:rsid w:val="12DD6419"/>
    <w:rsid w:val="12E3269D"/>
    <w:rsid w:val="12E4F645"/>
    <w:rsid w:val="12EDA153"/>
    <w:rsid w:val="12F8CB6A"/>
    <w:rsid w:val="12FC36EB"/>
    <w:rsid w:val="130256A7"/>
    <w:rsid w:val="1323D5AA"/>
    <w:rsid w:val="132A2FFE"/>
    <w:rsid w:val="134A6CA9"/>
    <w:rsid w:val="134F0A93"/>
    <w:rsid w:val="1353B2F9"/>
    <w:rsid w:val="135B48F2"/>
    <w:rsid w:val="135D2992"/>
    <w:rsid w:val="135EFE39"/>
    <w:rsid w:val="1361A41D"/>
    <w:rsid w:val="1362937B"/>
    <w:rsid w:val="13694C08"/>
    <w:rsid w:val="137036B5"/>
    <w:rsid w:val="137CD3F3"/>
    <w:rsid w:val="1383F388"/>
    <w:rsid w:val="138B1A6D"/>
    <w:rsid w:val="138C1728"/>
    <w:rsid w:val="138CAE04"/>
    <w:rsid w:val="139A0A89"/>
    <w:rsid w:val="13A29462"/>
    <w:rsid w:val="13A5298F"/>
    <w:rsid w:val="13A62BB8"/>
    <w:rsid w:val="13AA0EEB"/>
    <w:rsid w:val="13ABF798"/>
    <w:rsid w:val="13BA6596"/>
    <w:rsid w:val="13BFFAA2"/>
    <w:rsid w:val="13C7775C"/>
    <w:rsid w:val="13CE311E"/>
    <w:rsid w:val="13CFDF27"/>
    <w:rsid w:val="13DE3012"/>
    <w:rsid w:val="13E01DDF"/>
    <w:rsid w:val="14026A03"/>
    <w:rsid w:val="14042958"/>
    <w:rsid w:val="1405147A"/>
    <w:rsid w:val="140ADB4F"/>
    <w:rsid w:val="140B4934"/>
    <w:rsid w:val="1417CA73"/>
    <w:rsid w:val="141CC91F"/>
    <w:rsid w:val="14254E1D"/>
    <w:rsid w:val="14398E03"/>
    <w:rsid w:val="1444EAEC"/>
    <w:rsid w:val="14470F25"/>
    <w:rsid w:val="14595EC5"/>
    <w:rsid w:val="146AA335"/>
    <w:rsid w:val="146F9095"/>
    <w:rsid w:val="147AA371"/>
    <w:rsid w:val="147DE63D"/>
    <w:rsid w:val="147E2B17"/>
    <w:rsid w:val="14853829"/>
    <w:rsid w:val="149394CE"/>
    <w:rsid w:val="14B3BB8E"/>
    <w:rsid w:val="14B776D5"/>
    <w:rsid w:val="14C6F6C4"/>
    <w:rsid w:val="14E570C7"/>
    <w:rsid w:val="14E9C420"/>
    <w:rsid w:val="14EAF78D"/>
    <w:rsid w:val="14EBDFB1"/>
    <w:rsid w:val="14EEEF1F"/>
    <w:rsid w:val="14EFBABD"/>
    <w:rsid w:val="14F9AB83"/>
    <w:rsid w:val="150A0FBA"/>
    <w:rsid w:val="150B4C66"/>
    <w:rsid w:val="15364567"/>
    <w:rsid w:val="1555DEF0"/>
    <w:rsid w:val="1559903C"/>
    <w:rsid w:val="15621ED7"/>
    <w:rsid w:val="156C73A1"/>
    <w:rsid w:val="157B6CB3"/>
    <w:rsid w:val="157BEE40"/>
    <w:rsid w:val="1582C2AB"/>
    <w:rsid w:val="1587B9F4"/>
    <w:rsid w:val="158FBE41"/>
    <w:rsid w:val="159E0080"/>
    <w:rsid w:val="15A4168B"/>
    <w:rsid w:val="15AA3E59"/>
    <w:rsid w:val="15ADBB90"/>
    <w:rsid w:val="15C84C54"/>
    <w:rsid w:val="15C85895"/>
    <w:rsid w:val="15D9F4A0"/>
    <w:rsid w:val="15DD4611"/>
    <w:rsid w:val="15E1CF95"/>
    <w:rsid w:val="15E53FA9"/>
    <w:rsid w:val="15F19F7B"/>
    <w:rsid w:val="15FA41AA"/>
    <w:rsid w:val="160252CF"/>
    <w:rsid w:val="1607E78D"/>
    <w:rsid w:val="1620B511"/>
    <w:rsid w:val="1626DE25"/>
    <w:rsid w:val="163334E8"/>
    <w:rsid w:val="163ADF9D"/>
    <w:rsid w:val="163FD444"/>
    <w:rsid w:val="16406DFE"/>
    <w:rsid w:val="1644706F"/>
    <w:rsid w:val="16562963"/>
    <w:rsid w:val="165D607B"/>
    <w:rsid w:val="166C3A49"/>
    <w:rsid w:val="16700600"/>
    <w:rsid w:val="168BBB9F"/>
    <w:rsid w:val="1695A85C"/>
    <w:rsid w:val="1696AB57"/>
    <w:rsid w:val="169A6AB4"/>
    <w:rsid w:val="16A0CD22"/>
    <w:rsid w:val="16A2F696"/>
    <w:rsid w:val="16AB4AAC"/>
    <w:rsid w:val="16AC3C4C"/>
    <w:rsid w:val="16B8E078"/>
    <w:rsid w:val="16BFAC47"/>
    <w:rsid w:val="16C9D769"/>
    <w:rsid w:val="16CBC418"/>
    <w:rsid w:val="16CD8E84"/>
    <w:rsid w:val="16CDEF77"/>
    <w:rsid w:val="16D2C41B"/>
    <w:rsid w:val="16F13DBA"/>
    <w:rsid w:val="170F901B"/>
    <w:rsid w:val="1711CA98"/>
    <w:rsid w:val="171E87EE"/>
    <w:rsid w:val="1726BF0E"/>
    <w:rsid w:val="1733232F"/>
    <w:rsid w:val="174709FB"/>
    <w:rsid w:val="175813DA"/>
    <w:rsid w:val="175A6F17"/>
    <w:rsid w:val="175CABB4"/>
    <w:rsid w:val="175D82AD"/>
    <w:rsid w:val="17601F40"/>
    <w:rsid w:val="17603EC3"/>
    <w:rsid w:val="1763738A"/>
    <w:rsid w:val="17698A6F"/>
    <w:rsid w:val="176B8B04"/>
    <w:rsid w:val="1771A735"/>
    <w:rsid w:val="1787C962"/>
    <w:rsid w:val="178AAF90"/>
    <w:rsid w:val="178AE508"/>
    <w:rsid w:val="178F4D29"/>
    <w:rsid w:val="1790B969"/>
    <w:rsid w:val="17928C4F"/>
    <w:rsid w:val="179B91A6"/>
    <w:rsid w:val="179E0238"/>
    <w:rsid w:val="179F136A"/>
    <w:rsid w:val="17A3FB35"/>
    <w:rsid w:val="17AEDC36"/>
    <w:rsid w:val="17BEC0DF"/>
    <w:rsid w:val="17C062CD"/>
    <w:rsid w:val="17CE3630"/>
    <w:rsid w:val="17D292D6"/>
    <w:rsid w:val="17D41147"/>
    <w:rsid w:val="17DED87B"/>
    <w:rsid w:val="17E09873"/>
    <w:rsid w:val="17E6771B"/>
    <w:rsid w:val="17EBDA03"/>
    <w:rsid w:val="17EE5B22"/>
    <w:rsid w:val="17F0ADC1"/>
    <w:rsid w:val="17F746CD"/>
    <w:rsid w:val="1800FBE2"/>
    <w:rsid w:val="181739AE"/>
    <w:rsid w:val="1826B2E2"/>
    <w:rsid w:val="182E3F1C"/>
    <w:rsid w:val="183F2B2B"/>
    <w:rsid w:val="1848E1D2"/>
    <w:rsid w:val="185C10E4"/>
    <w:rsid w:val="186BEE22"/>
    <w:rsid w:val="18880595"/>
    <w:rsid w:val="188DEE7F"/>
    <w:rsid w:val="18B3B144"/>
    <w:rsid w:val="18BC97D4"/>
    <w:rsid w:val="18CBD920"/>
    <w:rsid w:val="18D1E26F"/>
    <w:rsid w:val="18D7390C"/>
    <w:rsid w:val="18E17F47"/>
    <w:rsid w:val="18E2EF0D"/>
    <w:rsid w:val="18E8533E"/>
    <w:rsid w:val="18F579E9"/>
    <w:rsid w:val="18FCCC35"/>
    <w:rsid w:val="1902F75E"/>
    <w:rsid w:val="1909902B"/>
    <w:rsid w:val="190B6D05"/>
    <w:rsid w:val="1916F07F"/>
    <w:rsid w:val="1925E879"/>
    <w:rsid w:val="192B8DAB"/>
    <w:rsid w:val="192EB6DB"/>
    <w:rsid w:val="193143AD"/>
    <w:rsid w:val="19375E5B"/>
    <w:rsid w:val="19436199"/>
    <w:rsid w:val="19472FD3"/>
    <w:rsid w:val="1952B2D6"/>
    <w:rsid w:val="19615B82"/>
    <w:rsid w:val="196809FA"/>
    <w:rsid w:val="19819F7C"/>
    <w:rsid w:val="198333C1"/>
    <w:rsid w:val="19970413"/>
    <w:rsid w:val="199BF95D"/>
    <w:rsid w:val="199D2986"/>
    <w:rsid w:val="19A742CB"/>
    <w:rsid w:val="19AF7151"/>
    <w:rsid w:val="19B54874"/>
    <w:rsid w:val="19BF1496"/>
    <w:rsid w:val="19C5141D"/>
    <w:rsid w:val="19D773A9"/>
    <w:rsid w:val="1A15B486"/>
    <w:rsid w:val="1A16FFEA"/>
    <w:rsid w:val="1A29E066"/>
    <w:rsid w:val="1A2BDFC2"/>
    <w:rsid w:val="1A3F7155"/>
    <w:rsid w:val="1A48C1EC"/>
    <w:rsid w:val="1A495BEC"/>
    <w:rsid w:val="1A4F81A5"/>
    <w:rsid w:val="1A5607F9"/>
    <w:rsid w:val="1A6224AB"/>
    <w:rsid w:val="1A6613CE"/>
    <w:rsid w:val="1A6887C0"/>
    <w:rsid w:val="1A6B76F6"/>
    <w:rsid w:val="1A6CA67B"/>
    <w:rsid w:val="1A836D91"/>
    <w:rsid w:val="1A86FAA4"/>
    <w:rsid w:val="1A8A8679"/>
    <w:rsid w:val="1A9BBE0E"/>
    <w:rsid w:val="1A9E2919"/>
    <w:rsid w:val="1AACABF4"/>
    <w:rsid w:val="1AB9091B"/>
    <w:rsid w:val="1ABC0085"/>
    <w:rsid w:val="1ABDD6D4"/>
    <w:rsid w:val="1AD7442E"/>
    <w:rsid w:val="1ADA8884"/>
    <w:rsid w:val="1ADD5C1E"/>
    <w:rsid w:val="1AE6ED19"/>
    <w:rsid w:val="1AF57079"/>
    <w:rsid w:val="1AF86713"/>
    <w:rsid w:val="1B0004AD"/>
    <w:rsid w:val="1B12C8D6"/>
    <w:rsid w:val="1B183935"/>
    <w:rsid w:val="1B2ED541"/>
    <w:rsid w:val="1B3B02FA"/>
    <w:rsid w:val="1B3B34D0"/>
    <w:rsid w:val="1B3B7444"/>
    <w:rsid w:val="1B40133C"/>
    <w:rsid w:val="1B4D6C25"/>
    <w:rsid w:val="1B518034"/>
    <w:rsid w:val="1B6F7FE3"/>
    <w:rsid w:val="1B806910"/>
    <w:rsid w:val="1B9C6BF9"/>
    <w:rsid w:val="1BA1C898"/>
    <w:rsid w:val="1BA68DE8"/>
    <w:rsid w:val="1BAB25C5"/>
    <w:rsid w:val="1BB1C739"/>
    <w:rsid w:val="1BBC877E"/>
    <w:rsid w:val="1BBE244F"/>
    <w:rsid w:val="1BC4675F"/>
    <w:rsid w:val="1BC5BA26"/>
    <w:rsid w:val="1BCB3AA2"/>
    <w:rsid w:val="1BCDBCC9"/>
    <w:rsid w:val="1BE28C08"/>
    <w:rsid w:val="1BE5D428"/>
    <w:rsid w:val="1BE7C4B2"/>
    <w:rsid w:val="1BE95268"/>
    <w:rsid w:val="1BF5B792"/>
    <w:rsid w:val="1BFB425C"/>
    <w:rsid w:val="1C10A562"/>
    <w:rsid w:val="1C196988"/>
    <w:rsid w:val="1C197FDD"/>
    <w:rsid w:val="1C2BA00B"/>
    <w:rsid w:val="1C355AEC"/>
    <w:rsid w:val="1C3DC36E"/>
    <w:rsid w:val="1C4E3669"/>
    <w:rsid w:val="1C4F9EA8"/>
    <w:rsid w:val="1C5A289E"/>
    <w:rsid w:val="1C5DC068"/>
    <w:rsid w:val="1C608251"/>
    <w:rsid w:val="1C7586D2"/>
    <w:rsid w:val="1C75B653"/>
    <w:rsid w:val="1C786E8D"/>
    <w:rsid w:val="1C7DBBCF"/>
    <w:rsid w:val="1C7E2875"/>
    <w:rsid w:val="1C95C6AA"/>
    <w:rsid w:val="1CA4DEE4"/>
    <w:rsid w:val="1CBFDA17"/>
    <w:rsid w:val="1CFA72FD"/>
    <w:rsid w:val="1CFBDE8D"/>
    <w:rsid w:val="1D005CB2"/>
    <w:rsid w:val="1D0233E7"/>
    <w:rsid w:val="1D0EEB23"/>
    <w:rsid w:val="1D0F1C07"/>
    <w:rsid w:val="1D134E60"/>
    <w:rsid w:val="1D1DEC45"/>
    <w:rsid w:val="1D1F1E52"/>
    <w:rsid w:val="1D1F2602"/>
    <w:rsid w:val="1D2D01E8"/>
    <w:rsid w:val="1D32C022"/>
    <w:rsid w:val="1D3A8103"/>
    <w:rsid w:val="1D4325D8"/>
    <w:rsid w:val="1D4EDDDB"/>
    <w:rsid w:val="1D5CE0DF"/>
    <w:rsid w:val="1D63DDC9"/>
    <w:rsid w:val="1D6AC2A8"/>
    <w:rsid w:val="1D8B0900"/>
    <w:rsid w:val="1D8E1369"/>
    <w:rsid w:val="1D91066C"/>
    <w:rsid w:val="1D937567"/>
    <w:rsid w:val="1D949FFD"/>
    <w:rsid w:val="1DA44756"/>
    <w:rsid w:val="1DB6C7D6"/>
    <w:rsid w:val="1DBDAB7C"/>
    <w:rsid w:val="1DBE9674"/>
    <w:rsid w:val="1DC1F28D"/>
    <w:rsid w:val="1DC62509"/>
    <w:rsid w:val="1DC73D88"/>
    <w:rsid w:val="1DCB47E6"/>
    <w:rsid w:val="1DD39D52"/>
    <w:rsid w:val="1DD4C31F"/>
    <w:rsid w:val="1DDA6FC3"/>
    <w:rsid w:val="1DDCB07F"/>
    <w:rsid w:val="1DF24225"/>
    <w:rsid w:val="1DF979C0"/>
    <w:rsid w:val="1DFC99FD"/>
    <w:rsid w:val="1E0E1A69"/>
    <w:rsid w:val="1E0F4A92"/>
    <w:rsid w:val="1E1025EE"/>
    <w:rsid w:val="1E12409A"/>
    <w:rsid w:val="1E12819A"/>
    <w:rsid w:val="1E17F5D3"/>
    <w:rsid w:val="1E1A2C95"/>
    <w:rsid w:val="1E1C11AF"/>
    <w:rsid w:val="1E1D2A31"/>
    <w:rsid w:val="1E2B01BA"/>
    <w:rsid w:val="1E2E5A8B"/>
    <w:rsid w:val="1E2F0480"/>
    <w:rsid w:val="1E31642E"/>
    <w:rsid w:val="1E358F04"/>
    <w:rsid w:val="1E444479"/>
    <w:rsid w:val="1E53AA4F"/>
    <w:rsid w:val="1E5DA0B0"/>
    <w:rsid w:val="1E5DDBF4"/>
    <w:rsid w:val="1E7406B6"/>
    <w:rsid w:val="1E7B820C"/>
    <w:rsid w:val="1E7C2C06"/>
    <w:rsid w:val="1E83FECA"/>
    <w:rsid w:val="1E8AD133"/>
    <w:rsid w:val="1E8F82DD"/>
    <w:rsid w:val="1E93B229"/>
    <w:rsid w:val="1E994983"/>
    <w:rsid w:val="1E9DE4E7"/>
    <w:rsid w:val="1EC0F77F"/>
    <w:rsid w:val="1EC6AA73"/>
    <w:rsid w:val="1ED56B7F"/>
    <w:rsid w:val="1EE47B47"/>
    <w:rsid w:val="1EF57DA6"/>
    <w:rsid w:val="1EFF0FB6"/>
    <w:rsid w:val="1F0A3642"/>
    <w:rsid w:val="1F1FAEEF"/>
    <w:rsid w:val="1F22D086"/>
    <w:rsid w:val="1F24C8CE"/>
    <w:rsid w:val="1F2BEF3D"/>
    <w:rsid w:val="1F300B38"/>
    <w:rsid w:val="1F36F8E3"/>
    <w:rsid w:val="1F40179E"/>
    <w:rsid w:val="1F45D731"/>
    <w:rsid w:val="1F528733"/>
    <w:rsid w:val="1F571957"/>
    <w:rsid w:val="1F5B3789"/>
    <w:rsid w:val="1F5E1B00"/>
    <w:rsid w:val="1F808E14"/>
    <w:rsid w:val="1F91AE8A"/>
    <w:rsid w:val="1F94FCFD"/>
    <w:rsid w:val="1FA58B9D"/>
    <w:rsid w:val="1FCC920E"/>
    <w:rsid w:val="1FD54824"/>
    <w:rsid w:val="1FD909FC"/>
    <w:rsid w:val="1FDB1350"/>
    <w:rsid w:val="1FDDA5E7"/>
    <w:rsid w:val="200448FF"/>
    <w:rsid w:val="200BDFFF"/>
    <w:rsid w:val="20120670"/>
    <w:rsid w:val="2021DB3C"/>
    <w:rsid w:val="2028B81B"/>
    <w:rsid w:val="203E962E"/>
    <w:rsid w:val="20444AB5"/>
    <w:rsid w:val="20451BDF"/>
    <w:rsid w:val="2049F06D"/>
    <w:rsid w:val="204FE928"/>
    <w:rsid w:val="2052F659"/>
    <w:rsid w:val="2055D4C0"/>
    <w:rsid w:val="205AE3DF"/>
    <w:rsid w:val="2063A203"/>
    <w:rsid w:val="20668C8E"/>
    <w:rsid w:val="2076E29B"/>
    <w:rsid w:val="20843E91"/>
    <w:rsid w:val="20854057"/>
    <w:rsid w:val="2088FB1F"/>
    <w:rsid w:val="20939C02"/>
    <w:rsid w:val="209C6780"/>
    <w:rsid w:val="20A53D0D"/>
    <w:rsid w:val="20A64E60"/>
    <w:rsid w:val="20BB6A25"/>
    <w:rsid w:val="20E4FCC0"/>
    <w:rsid w:val="21026347"/>
    <w:rsid w:val="210A8842"/>
    <w:rsid w:val="211EC442"/>
    <w:rsid w:val="212795F8"/>
    <w:rsid w:val="212B39BC"/>
    <w:rsid w:val="212D6F63"/>
    <w:rsid w:val="21323F7B"/>
    <w:rsid w:val="2135F7C5"/>
    <w:rsid w:val="2139CF1A"/>
    <w:rsid w:val="214901A1"/>
    <w:rsid w:val="214D4048"/>
    <w:rsid w:val="214D53FB"/>
    <w:rsid w:val="216DFB07"/>
    <w:rsid w:val="217EA7C2"/>
    <w:rsid w:val="218223BD"/>
    <w:rsid w:val="21915666"/>
    <w:rsid w:val="21A9D580"/>
    <w:rsid w:val="21CC45AB"/>
    <w:rsid w:val="21D92C0F"/>
    <w:rsid w:val="21E6D9EF"/>
    <w:rsid w:val="21EB2AD2"/>
    <w:rsid w:val="21EB818A"/>
    <w:rsid w:val="21EDC9DD"/>
    <w:rsid w:val="21F8C514"/>
    <w:rsid w:val="21FC5430"/>
    <w:rsid w:val="21FC8978"/>
    <w:rsid w:val="2212FA81"/>
    <w:rsid w:val="2217CA81"/>
    <w:rsid w:val="221F59A2"/>
    <w:rsid w:val="22252DF0"/>
    <w:rsid w:val="2226BD7F"/>
    <w:rsid w:val="2229350C"/>
    <w:rsid w:val="222A7512"/>
    <w:rsid w:val="22315323"/>
    <w:rsid w:val="223350A6"/>
    <w:rsid w:val="22381546"/>
    <w:rsid w:val="223CB39C"/>
    <w:rsid w:val="22467E5B"/>
    <w:rsid w:val="22471B48"/>
    <w:rsid w:val="2247876D"/>
    <w:rsid w:val="2248B726"/>
    <w:rsid w:val="2249E493"/>
    <w:rsid w:val="224E0233"/>
    <w:rsid w:val="2255302A"/>
    <w:rsid w:val="225CD4FA"/>
    <w:rsid w:val="226586A9"/>
    <w:rsid w:val="22697BED"/>
    <w:rsid w:val="226CC7DF"/>
    <w:rsid w:val="226D39A8"/>
    <w:rsid w:val="2270FAC5"/>
    <w:rsid w:val="227AAA94"/>
    <w:rsid w:val="227D77F3"/>
    <w:rsid w:val="2295AF6B"/>
    <w:rsid w:val="22A64992"/>
    <w:rsid w:val="22AD10BE"/>
    <w:rsid w:val="22B6A328"/>
    <w:rsid w:val="22BF1BBD"/>
    <w:rsid w:val="22DE4D11"/>
    <w:rsid w:val="22EB7D0B"/>
    <w:rsid w:val="22EC63BE"/>
    <w:rsid w:val="22F6E088"/>
    <w:rsid w:val="2314A889"/>
    <w:rsid w:val="231714C8"/>
    <w:rsid w:val="2321C4AC"/>
    <w:rsid w:val="23250457"/>
    <w:rsid w:val="23284EF4"/>
    <w:rsid w:val="232979BC"/>
    <w:rsid w:val="2334D67F"/>
    <w:rsid w:val="233A85B6"/>
    <w:rsid w:val="233CA9AD"/>
    <w:rsid w:val="23654A88"/>
    <w:rsid w:val="23684874"/>
    <w:rsid w:val="236A3EA7"/>
    <w:rsid w:val="23716349"/>
    <w:rsid w:val="2373455F"/>
    <w:rsid w:val="2373CF95"/>
    <w:rsid w:val="237E3C68"/>
    <w:rsid w:val="238B5508"/>
    <w:rsid w:val="23953ACC"/>
    <w:rsid w:val="23A8B7A6"/>
    <w:rsid w:val="23A8F4A4"/>
    <w:rsid w:val="23AA17A3"/>
    <w:rsid w:val="23C64573"/>
    <w:rsid w:val="23CD5EF4"/>
    <w:rsid w:val="23CD9503"/>
    <w:rsid w:val="23CEB863"/>
    <w:rsid w:val="23DC1D28"/>
    <w:rsid w:val="23DF65BA"/>
    <w:rsid w:val="23E5C1F1"/>
    <w:rsid w:val="23EBA9FE"/>
    <w:rsid w:val="23EF1E6C"/>
    <w:rsid w:val="23F9EE01"/>
    <w:rsid w:val="240878FE"/>
    <w:rsid w:val="240CE465"/>
    <w:rsid w:val="241397EB"/>
    <w:rsid w:val="24145EA3"/>
    <w:rsid w:val="24190B7A"/>
    <w:rsid w:val="24194854"/>
    <w:rsid w:val="241A3CBF"/>
    <w:rsid w:val="242B9C6B"/>
    <w:rsid w:val="242BB4FF"/>
    <w:rsid w:val="242CC048"/>
    <w:rsid w:val="242E3617"/>
    <w:rsid w:val="243341B6"/>
    <w:rsid w:val="24337045"/>
    <w:rsid w:val="24369E96"/>
    <w:rsid w:val="24381BDB"/>
    <w:rsid w:val="243F2B48"/>
    <w:rsid w:val="2448D0E4"/>
    <w:rsid w:val="24508F90"/>
    <w:rsid w:val="246C6C59"/>
    <w:rsid w:val="247283AC"/>
    <w:rsid w:val="2486E77D"/>
    <w:rsid w:val="24874D6C"/>
    <w:rsid w:val="24A26AFF"/>
    <w:rsid w:val="24A6F7BC"/>
    <w:rsid w:val="24AB6829"/>
    <w:rsid w:val="24B747C0"/>
    <w:rsid w:val="24C18103"/>
    <w:rsid w:val="24CCAE5A"/>
    <w:rsid w:val="24CF5491"/>
    <w:rsid w:val="24CFA6D4"/>
    <w:rsid w:val="24D1C856"/>
    <w:rsid w:val="24EAC76F"/>
    <w:rsid w:val="24F83154"/>
    <w:rsid w:val="24FC0246"/>
    <w:rsid w:val="250C69A3"/>
    <w:rsid w:val="250D6692"/>
    <w:rsid w:val="25176D43"/>
    <w:rsid w:val="251895B5"/>
    <w:rsid w:val="25295C0B"/>
    <w:rsid w:val="253436CD"/>
    <w:rsid w:val="254726CE"/>
    <w:rsid w:val="25580C5E"/>
    <w:rsid w:val="255EE40B"/>
    <w:rsid w:val="2563F2EF"/>
    <w:rsid w:val="256D4B7C"/>
    <w:rsid w:val="25780FE0"/>
    <w:rsid w:val="2583FA85"/>
    <w:rsid w:val="25912D50"/>
    <w:rsid w:val="25930E29"/>
    <w:rsid w:val="259DDDBE"/>
    <w:rsid w:val="25AE054D"/>
    <w:rsid w:val="25B6701F"/>
    <w:rsid w:val="25C42463"/>
    <w:rsid w:val="25D677C3"/>
    <w:rsid w:val="25D68933"/>
    <w:rsid w:val="25D9CAE4"/>
    <w:rsid w:val="25E4A5ED"/>
    <w:rsid w:val="25EF0266"/>
    <w:rsid w:val="25F02321"/>
    <w:rsid w:val="25F39D17"/>
    <w:rsid w:val="25FB0EA7"/>
    <w:rsid w:val="26073642"/>
    <w:rsid w:val="261345B0"/>
    <w:rsid w:val="26165DF4"/>
    <w:rsid w:val="261D574F"/>
    <w:rsid w:val="2630C152"/>
    <w:rsid w:val="2633B436"/>
    <w:rsid w:val="263C879D"/>
    <w:rsid w:val="26406759"/>
    <w:rsid w:val="264C8D78"/>
    <w:rsid w:val="264D7827"/>
    <w:rsid w:val="264F36F1"/>
    <w:rsid w:val="26567BCF"/>
    <w:rsid w:val="266087D6"/>
    <w:rsid w:val="2661D52E"/>
    <w:rsid w:val="2666E5CC"/>
    <w:rsid w:val="2667DDE7"/>
    <w:rsid w:val="266B7735"/>
    <w:rsid w:val="266BE48B"/>
    <w:rsid w:val="26711316"/>
    <w:rsid w:val="26776F2E"/>
    <w:rsid w:val="267847A7"/>
    <w:rsid w:val="269583DB"/>
    <w:rsid w:val="269FE96D"/>
    <w:rsid w:val="26A2DDD8"/>
    <w:rsid w:val="26A8AA56"/>
    <w:rsid w:val="26AA432D"/>
    <w:rsid w:val="26ABC52D"/>
    <w:rsid w:val="26B11EA3"/>
    <w:rsid w:val="26B42CCA"/>
    <w:rsid w:val="26B9E32B"/>
    <w:rsid w:val="26BAA6C5"/>
    <w:rsid w:val="26D670A2"/>
    <w:rsid w:val="26D9BE03"/>
    <w:rsid w:val="26EA1671"/>
    <w:rsid w:val="26EA52FB"/>
    <w:rsid w:val="26EC5A84"/>
    <w:rsid w:val="26EE6A2B"/>
    <w:rsid w:val="26F61A6D"/>
    <w:rsid w:val="26FDDDA6"/>
    <w:rsid w:val="27054503"/>
    <w:rsid w:val="27070F65"/>
    <w:rsid w:val="270C00F1"/>
    <w:rsid w:val="270FDDBE"/>
    <w:rsid w:val="27118602"/>
    <w:rsid w:val="2716224D"/>
    <w:rsid w:val="27238826"/>
    <w:rsid w:val="2726992C"/>
    <w:rsid w:val="272AA8F1"/>
    <w:rsid w:val="27330409"/>
    <w:rsid w:val="273389D1"/>
    <w:rsid w:val="273506E1"/>
    <w:rsid w:val="2738B200"/>
    <w:rsid w:val="274D85FE"/>
    <w:rsid w:val="27578375"/>
    <w:rsid w:val="275C0862"/>
    <w:rsid w:val="2760D784"/>
    <w:rsid w:val="2761F217"/>
    <w:rsid w:val="276F83CD"/>
    <w:rsid w:val="277F0CF2"/>
    <w:rsid w:val="27923D23"/>
    <w:rsid w:val="2792951A"/>
    <w:rsid w:val="2793DEAE"/>
    <w:rsid w:val="2794B115"/>
    <w:rsid w:val="279BD452"/>
    <w:rsid w:val="27B1D54C"/>
    <w:rsid w:val="27B4764A"/>
    <w:rsid w:val="27B83629"/>
    <w:rsid w:val="27BA9409"/>
    <w:rsid w:val="27BE58CF"/>
    <w:rsid w:val="27C36597"/>
    <w:rsid w:val="27CAAB83"/>
    <w:rsid w:val="27D176C4"/>
    <w:rsid w:val="27DBE65A"/>
    <w:rsid w:val="27E42405"/>
    <w:rsid w:val="27E8936B"/>
    <w:rsid w:val="27E9FA6E"/>
    <w:rsid w:val="27ECB818"/>
    <w:rsid w:val="27F12C3D"/>
    <w:rsid w:val="27F55ECA"/>
    <w:rsid w:val="27FDB708"/>
    <w:rsid w:val="2808F793"/>
    <w:rsid w:val="280E8B81"/>
    <w:rsid w:val="28119FC9"/>
    <w:rsid w:val="281ADD6C"/>
    <w:rsid w:val="282024A9"/>
    <w:rsid w:val="2820CC04"/>
    <w:rsid w:val="28227ABA"/>
    <w:rsid w:val="2835F852"/>
    <w:rsid w:val="283CA618"/>
    <w:rsid w:val="284A0DD0"/>
    <w:rsid w:val="2856B8E0"/>
    <w:rsid w:val="286D536D"/>
    <w:rsid w:val="286DBDE1"/>
    <w:rsid w:val="2870B520"/>
    <w:rsid w:val="2875AC15"/>
    <w:rsid w:val="287A89C3"/>
    <w:rsid w:val="287D2A9D"/>
    <w:rsid w:val="2881F956"/>
    <w:rsid w:val="288D8ED4"/>
    <w:rsid w:val="289955FD"/>
    <w:rsid w:val="289C1DD2"/>
    <w:rsid w:val="28AB9D38"/>
    <w:rsid w:val="28B3A1C3"/>
    <w:rsid w:val="28B5A177"/>
    <w:rsid w:val="28BC571E"/>
    <w:rsid w:val="28D0D742"/>
    <w:rsid w:val="28F6F3F2"/>
    <w:rsid w:val="28FD10A5"/>
    <w:rsid w:val="28FD4959"/>
    <w:rsid w:val="29067811"/>
    <w:rsid w:val="290CF93E"/>
    <w:rsid w:val="29132423"/>
    <w:rsid w:val="2938F113"/>
    <w:rsid w:val="294598D2"/>
    <w:rsid w:val="2949A9D3"/>
    <w:rsid w:val="294A5C02"/>
    <w:rsid w:val="294D161E"/>
    <w:rsid w:val="2951011A"/>
    <w:rsid w:val="2952C832"/>
    <w:rsid w:val="29593498"/>
    <w:rsid w:val="29652ED5"/>
    <w:rsid w:val="29730433"/>
    <w:rsid w:val="29747073"/>
    <w:rsid w:val="2980EEC6"/>
    <w:rsid w:val="2987F33F"/>
    <w:rsid w:val="298918D3"/>
    <w:rsid w:val="2993679E"/>
    <w:rsid w:val="29954A3F"/>
    <w:rsid w:val="2998C341"/>
    <w:rsid w:val="2999901E"/>
    <w:rsid w:val="29A3D293"/>
    <w:rsid w:val="29B1B9E5"/>
    <w:rsid w:val="29C87B49"/>
    <w:rsid w:val="29CA09B9"/>
    <w:rsid w:val="29D5D7F0"/>
    <w:rsid w:val="29E0ACCE"/>
    <w:rsid w:val="2A0A7947"/>
    <w:rsid w:val="2A117C76"/>
    <w:rsid w:val="2A21500C"/>
    <w:rsid w:val="2A257C17"/>
    <w:rsid w:val="2A25F510"/>
    <w:rsid w:val="2A2986E7"/>
    <w:rsid w:val="2A320DCE"/>
    <w:rsid w:val="2A36F34D"/>
    <w:rsid w:val="2A399D68"/>
    <w:rsid w:val="2A430FE3"/>
    <w:rsid w:val="2A4B81EE"/>
    <w:rsid w:val="2A4F367F"/>
    <w:rsid w:val="2A55EF1D"/>
    <w:rsid w:val="2A6E8D55"/>
    <w:rsid w:val="2A6FE137"/>
    <w:rsid w:val="2A856B59"/>
    <w:rsid w:val="2A9A7639"/>
    <w:rsid w:val="2A9C09FD"/>
    <w:rsid w:val="2AA2AE54"/>
    <w:rsid w:val="2AA582C9"/>
    <w:rsid w:val="2AA6DC39"/>
    <w:rsid w:val="2AB7ECF1"/>
    <w:rsid w:val="2ABCEAF6"/>
    <w:rsid w:val="2AD9D53F"/>
    <w:rsid w:val="2AE18A3C"/>
    <w:rsid w:val="2AEABA6D"/>
    <w:rsid w:val="2AEB7000"/>
    <w:rsid w:val="2AF43668"/>
    <w:rsid w:val="2AF8D504"/>
    <w:rsid w:val="2AFF0D3A"/>
    <w:rsid w:val="2B13A617"/>
    <w:rsid w:val="2B19FAA1"/>
    <w:rsid w:val="2B1E9E40"/>
    <w:rsid w:val="2B258ECC"/>
    <w:rsid w:val="2B297409"/>
    <w:rsid w:val="2B2C3F3F"/>
    <w:rsid w:val="2B36AB35"/>
    <w:rsid w:val="2B3B4168"/>
    <w:rsid w:val="2B4036AA"/>
    <w:rsid w:val="2B49FFC7"/>
    <w:rsid w:val="2B55014A"/>
    <w:rsid w:val="2B825977"/>
    <w:rsid w:val="2B8261B0"/>
    <w:rsid w:val="2B901625"/>
    <w:rsid w:val="2B91375F"/>
    <w:rsid w:val="2B93A2D8"/>
    <w:rsid w:val="2B956203"/>
    <w:rsid w:val="2B9A3E74"/>
    <w:rsid w:val="2B9A8935"/>
    <w:rsid w:val="2B9BF33A"/>
    <w:rsid w:val="2B9E8BDB"/>
    <w:rsid w:val="2BB04AD6"/>
    <w:rsid w:val="2BB94B55"/>
    <w:rsid w:val="2BBC5ED3"/>
    <w:rsid w:val="2BC41B95"/>
    <w:rsid w:val="2BCA315A"/>
    <w:rsid w:val="2BCADBE2"/>
    <w:rsid w:val="2BD1AD4D"/>
    <w:rsid w:val="2BD7723F"/>
    <w:rsid w:val="2BDA50D7"/>
    <w:rsid w:val="2BDB0737"/>
    <w:rsid w:val="2BE09B40"/>
    <w:rsid w:val="2BE5F206"/>
    <w:rsid w:val="2BF0DA38"/>
    <w:rsid w:val="2BF88592"/>
    <w:rsid w:val="2BFB1B1D"/>
    <w:rsid w:val="2BFBE9B0"/>
    <w:rsid w:val="2BFE1C86"/>
    <w:rsid w:val="2C0F1592"/>
    <w:rsid w:val="2C154FF8"/>
    <w:rsid w:val="2C17E1DE"/>
    <w:rsid w:val="2C1BFEAD"/>
    <w:rsid w:val="2C1C3ADD"/>
    <w:rsid w:val="2C24AF02"/>
    <w:rsid w:val="2C29B42B"/>
    <w:rsid w:val="2C3FA84A"/>
    <w:rsid w:val="2C418659"/>
    <w:rsid w:val="2C44E241"/>
    <w:rsid w:val="2C493F39"/>
    <w:rsid w:val="2C4A03E1"/>
    <w:rsid w:val="2C4B00C9"/>
    <w:rsid w:val="2C4D2140"/>
    <w:rsid w:val="2C4DC287"/>
    <w:rsid w:val="2C5E43EA"/>
    <w:rsid w:val="2C7E1A08"/>
    <w:rsid w:val="2C95EB3C"/>
    <w:rsid w:val="2C991124"/>
    <w:rsid w:val="2C9B94B8"/>
    <w:rsid w:val="2C9BBF65"/>
    <w:rsid w:val="2C9EA536"/>
    <w:rsid w:val="2CA37548"/>
    <w:rsid w:val="2CAF6DA8"/>
    <w:rsid w:val="2CB3351B"/>
    <w:rsid w:val="2CBA0913"/>
    <w:rsid w:val="2CBA495A"/>
    <w:rsid w:val="2CBA8161"/>
    <w:rsid w:val="2CC0D475"/>
    <w:rsid w:val="2CCBE1BA"/>
    <w:rsid w:val="2CCCADBF"/>
    <w:rsid w:val="2CCFA0E3"/>
    <w:rsid w:val="2CD8E645"/>
    <w:rsid w:val="2CDE6963"/>
    <w:rsid w:val="2CE4F455"/>
    <w:rsid w:val="2CE700A5"/>
    <w:rsid w:val="2CEA8832"/>
    <w:rsid w:val="2CEE41F1"/>
    <w:rsid w:val="2D17EBDA"/>
    <w:rsid w:val="2D19A901"/>
    <w:rsid w:val="2D2B6D8A"/>
    <w:rsid w:val="2D3652D3"/>
    <w:rsid w:val="2D4A0FCF"/>
    <w:rsid w:val="2D5127AD"/>
    <w:rsid w:val="2D543745"/>
    <w:rsid w:val="2D855E8C"/>
    <w:rsid w:val="2D8B68CA"/>
    <w:rsid w:val="2D8DA056"/>
    <w:rsid w:val="2D8E1DD1"/>
    <w:rsid w:val="2DA612DC"/>
    <w:rsid w:val="2DAFAFB2"/>
    <w:rsid w:val="2DB61AA4"/>
    <w:rsid w:val="2DB9F8A4"/>
    <w:rsid w:val="2DCCF901"/>
    <w:rsid w:val="2DD3D698"/>
    <w:rsid w:val="2DDABEDD"/>
    <w:rsid w:val="2DE76E57"/>
    <w:rsid w:val="2DE91811"/>
    <w:rsid w:val="2DE9D604"/>
    <w:rsid w:val="2DED8637"/>
    <w:rsid w:val="2DEEFC00"/>
    <w:rsid w:val="2DF00028"/>
    <w:rsid w:val="2E019554"/>
    <w:rsid w:val="2E02F67A"/>
    <w:rsid w:val="2E07CAEB"/>
    <w:rsid w:val="2E0E3E3D"/>
    <w:rsid w:val="2E119AA3"/>
    <w:rsid w:val="2E157388"/>
    <w:rsid w:val="2E19EAAF"/>
    <w:rsid w:val="2E2BD72A"/>
    <w:rsid w:val="2E2CF3CC"/>
    <w:rsid w:val="2E310C9A"/>
    <w:rsid w:val="2E31BB9D"/>
    <w:rsid w:val="2E3278DA"/>
    <w:rsid w:val="2E4860ED"/>
    <w:rsid w:val="2E5A6843"/>
    <w:rsid w:val="2E65D1C4"/>
    <w:rsid w:val="2E6B9340"/>
    <w:rsid w:val="2E6D388E"/>
    <w:rsid w:val="2E6D5734"/>
    <w:rsid w:val="2E6F5AA0"/>
    <w:rsid w:val="2E7163D2"/>
    <w:rsid w:val="2E756762"/>
    <w:rsid w:val="2E95185A"/>
    <w:rsid w:val="2EA74738"/>
    <w:rsid w:val="2EB25B75"/>
    <w:rsid w:val="2EB46F3A"/>
    <w:rsid w:val="2EBE2EDF"/>
    <w:rsid w:val="2EC39C81"/>
    <w:rsid w:val="2EC54930"/>
    <w:rsid w:val="2ED96486"/>
    <w:rsid w:val="2EDBC2F4"/>
    <w:rsid w:val="2EE01EDD"/>
    <w:rsid w:val="2EE291ED"/>
    <w:rsid w:val="2EE4AC99"/>
    <w:rsid w:val="2EE9B5FF"/>
    <w:rsid w:val="2EFB3B78"/>
    <w:rsid w:val="2EFF6189"/>
    <w:rsid w:val="2F099934"/>
    <w:rsid w:val="2F12DEF0"/>
    <w:rsid w:val="2F2788DC"/>
    <w:rsid w:val="2F2EEFBC"/>
    <w:rsid w:val="2F309BA8"/>
    <w:rsid w:val="2F3B5AC9"/>
    <w:rsid w:val="2F450FBB"/>
    <w:rsid w:val="2F4F718A"/>
    <w:rsid w:val="2F5B3396"/>
    <w:rsid w:val="2F64C36E"/>
    <w:rsid w:val="2F814042"/>
    <w:rsid w:val="2F849903"/>
    <w:rsid w:val="2F999654"/>
    <w:rsid w:val="2FA1B060"/>
    <w:rsid w:val="2FAD8D80"/>
    <w:rsid w:val="2FAEB0CC"/>
    <w:rsid w:val="2FCA8C97"/>
    <w:rsid w:val="2FCB676A"/>
    <w:rsid w:val="2FCEED0A"/>
    <w:rsid w:val="2FD47623"/>
    <w:rsid w:val="2FD5D443"/>
    <w:rsid w:val="2FD6C922"/>
    <w:rsid w:val="2FDE60F5"/>
    <w:rsid w:val="2FEBB27B"/>
    <w:rsid w:val="2FFD2B44"/>
    <w:rsid w:val="300741A5"/>
    <w:rsid w:val="300DDFAE"/>
    <w:rsid w:val="30123E86"/>
    <w:rsid w:val="301A3096"/>
    <w:rsid w:val="301B7C6C"/>
    <w:rsid w:val="301BF6FE"/>
    <w:rsid w:val="301C4E53"/>
    <w:rsid w:val="30239BC8"/>
    <w:rsid w:val="302BFBCC"/>
    <w:rsid w:val="302DA1EC"/>
    <w:rsid w:val="304997E7"/>
    <w:rsid w:val="304E5A44"/>
    <w:rsid w:val="3063BC85"/>
    <w:rsid w:val="306801BD"/>
    <w:rsid w:val="306BD8A1"/>
    <w:rsid w:val="30701572"/>
    <w:rsid w:val="307A878B"/>
    <w:rsid w:val="30879E8C"/>
    <w:rsid w:val="308B993A"/>
    <w:rsid w:val="308D4C4B"/>
    <w:rsid w:val="308DC65A"/>
    <w:rsid w:val="308EF3A2"/>
    <w:rsid w:val="308F24CC"/>
    <w:rsid w:val="309359F6"/>
    <w:rsid w:val="30A559BB"/>
    <w:rsid w:val="30AC5BEF"/>
    <w:rsid w:val="30B939EF"/>
    <w:rsid w:val="30BDE921"/>
    <w:rsid w:val="30BF2FEB"/>
    <w:rsid w:val="30C4E643"/>
    <w:rsid w:val="30D9D5EE"/>
    <w:rsid w:val="30F9997B"/>
    <w:rsid w:val="30FBFF46"/>
    <w:rsid w:val="31032B84"/>
    <w:rsid w:val="310509E4"/>
    <w:rsid w:val="3108B115"/>
    <w:rsid w:val="311A579E"/>
    <w:rsid w:val="311DC668"/>
    <w:rsid w:val="311DCF13"/>
    <w:rsid w:val="3128B283"/>
    <w:rsid w:val="312CC8B0"/>
    <w:rsid w:val="3135F180"/>
    <w:rsid w:val="313A437F"/>
    <w:rsid w:val="31452F53"/>
    <w:rsid w:val="314580D6"/>
    <w:rsid w:val="31494FBB"/>
    <w:rsid w:val="3153F03C"/>
    <w:rsid w:val="31598711"/>
    <w:rsid w:val="3164631B"/>
    <w:rsid w:val="3166FDD8"/>
    <w:rsid w:val="316F2551"/>
    <w:rsid w:val="3181889D"/>
    <w:rsid w:val="3181CC81"/>
    <w:rsid w:val="31854D18"/>
    <w:rsid w:val="318E22FA"/>
    <w:rsid w:val="31913023"/>
    <w:rsid w:val="31AD86AD"/>
    <w:rsid w:val="31BF6C29"/>
    <w:rsid w:val="31C62068"/>
    <w:rsid w:val="31D3EC8E"/>
    <w:rsid w:val="31EA4641"/>
    <w:rsid w:val="31F1672C"/>
    <w:rsid w:val="3201E852"/>
    <w:rsid w:val="32111AC1"/>
    <w:rsid w:val="32231B59"/>
    <w:rsid w:val="32377CD1"/>
    <w:rsid w:val="32395EFE"/>
    <w:rsid w:val="323DF764"/>
    <w:rsid w:val="323E66EF"/>
    <w:rsid w:val="3240863E"/>
    <w:rsid w:val="32457B26"/>
    <w:rsid w:val="32539783"/>
    <w:rsid w:val="3258C990"/>
    <w:rsid w:val="32A67D72"/>
    <w:rsid w:val="32B41365"/>
    <w:rsid w:val="32C331A4"/>
    <w:rsid w:val="32C6660D"/>
    <w:rsid w:val="32C8D2F4"/>
    <w:rsid w:val="32CAB099"/>
    <w:rsid w:val="32D0EB3E"/>
    <w:rsid w:val="32D21A2E"/>
    <w:rsid w:val="32D5415C"/>
    <w:rsid w:val="32D62E9F"/>
    <w:rsid w:val="32E07F37"/>
    <w:rsid w:val="32E15480"/>
    <w:rsid w:val="32E43C99"/>
    <w:rsid w:val="32E8D29D"/>
    <w:rsid w:val="32E9DF91"/>
    <w:rsid w:val="32ED585C"/>
    <w:rsid w:val="32F728F1"/>
    <w:rsid w:val="32F9F66F"/>
    <w:rsid w:val="33095F1E"/>
    <w:rsid w:val="330B5DE7"/>
    <w:rsid w:val="3310B72E"/>
    <w:rsid w:val="33124AC5"/>
    <w:rsid w:val="331A9F0B"/>
    <w:rsid w:val="33300D0E"/>
    <w:rsid w:val="3349A87C"/>
    <w:rsid w:val="334A6793"/>
    <w:rsid w:val="3353D84D"/>
    <w:rsid w:val="335715FE"/>
    <w:rsid w:val="33637AD5"/>
    <w:rsid w:val="3367224F"/>
    <w:rsid w:val="33704E6A"/>
    <w:rsid w:val="337908F2"/>
    <w:rsid w:val="337A6349"/>
    <w:rsid w:val="337D053E"/>
    <w:rsid w:val="337DCE2E"/>
    <w:rsid w:val="3381BCD5"/>
    <w:rsid w:val="3381EBE1"/>
    <w:rsid w:val="3387C6A3"/>
    <w:rsid w:val="338D391B"/>
    <w:rsid w:val="33905FE6"/>
    <w:rsid w:val="339C4C73"/>
    <w:rsid w:val="339CBC94"/>
    <w:rsid w:val="33A0446C"/>
    <w:rsid w:val="33A77931"/>
    <w:rsid w:val="33ACE573"/>
    <w:rsid w:val="33B3B3C1"/>
    <w:rsid w:val="33B52665"/>
    <w:rsid w:val="33CD9132"/>
    <w:rsid w:val="33CEED0C"/>
    <w:rsid w:val="33E2023F"/>
    <w:rsid w:val="33F40D6E"/>
    <w:rsid w:val="33FBE5BB"/>
    <w:rsid w:val="340D503F"/>
    <w:rsid w:val="34196CFD"/>
    <w:rsid w:val="34211ACC"/>
    <w:rsid w:val="3429BBB5"/>
    <w:rsid w:val="3430FFF5"/>
    <w:rsid w:val="34545594"/>
    <w:rsid w:val="34646972"/>
    <w:rsid w:val="34711C15"/>
    <w:rsid w:val="3473595C"/>
    <w:rsid w:val="34758574"/>
    <w:rsid w:val="347FB0A4"/>
    <w:rsid w:val="34989089"/>
    <w:rsid w:val="3498E8BE"/>
    <w:rsid w:val="34AB1666"/>
    <w:rsid w:val="34AC21AF"/>
    <w:rsid w:val="34B53D2A"/>
    <w:rsid w:val="34B9F376"/>
    <w:rsid w:val="34BBDC93"/>
    <w:rsid w:val="34BD66E2"/>
    <w:rsid w:val="34BE58B8"/>
    <w:rsid w:val="34C4060A"/>
    <w:rsid w:val="34CD549C"/>
    <w:rsid w:val="34D58BE6"/>
    <w:rsid w:val="34DD8338"/>
    <w:rsid w:val="34EE72C0"/>
    <w:rsid w:val="34EEE9CE"/>
    <w:rsid w:val="34F49C8C"/>
    <w:rsid w:val="35017097"/>
    <w:rsid w:val="350CE255"/>
    <w:rsid w:val="35273E02"/>
    <w:rsid w:val="353EE946"/>
    <w:rsid w:val="3542E51C"/>
    <w:rsid w:val="3549EB1E"/>
    <w:rsid w:val="35582A90"/>
    <w:rsid w:val="355D1CC6"/>
    <w:rsid w:val="356303B0"/>
    <w:rsid w:val="3565DF57"/>
    <w:rsid w:val="356DE8FB"/>
    <w:rsid w:val="356FD6EE"/>
    <w:rsid w:val="35704B62"/>
    <w:rsid w:val="35718CEF"/>
    <w:rsid w:val="35748333"/>
    <w:rsid w:val="357DB8F6"/>
    <w:rsid w:val="3580AFAC"/>
    <w:rsid w:val="35915E89"/>
    <w:rsid w:val="359C7B0F"/>
    <w:rsid w:val="35B11F79"/>
    <w:rsid w:val="35C2E180"/>
    <w:rsid w:val="35C65F37"/>
    <w:rsid w:val="35D46293"/>
    <w:rsid w:val="35DD6480"/>
    <w:rsid w:val="35E7C68F"/>
    <w:rsid w:val="35E8C6CB"/>
    <w:rsid w:val="35EC74F5"/>
    <w:rsid w:val="35F6313C"/>
    <w:rsid w:val="360F1011"/>
    <w:rsid w:val="36274BE1"/>
    <w:rsid w:val="3628ECDD"/>
    <w:rsid w:val="3632F7C6"/>
    <w:rsid w:val="3637A42E"/>
    <w:rsid w:val="363D69C9"/>
    <w:rsid w:val="364C53FF"/>
    <w:rsid w:val="36503CC4"/>
    <w:rsid w:val="36519376"/>
    <w:rsid w:val="365337F4"/>
    <w:rsid w:val="36541DEF"/>
    <w:rsid w:val="3657CB85"/>
    <w:rsid w:val="3659EFBA"/>
    <w:rsid w:val="365DD53F"/>
    <w:rsid w:val="3663E8C5"/>
    <w:rsid w:val="36734BFB"/>
    <w:rsid w:val="367C3987"/>
    <w:rsid w:val="367C56E2"/>
    <w:rsid w:val="3686CC9B"/>
    <w:rsid w:val="3697BAD6"/>
    <w:rsid w:val="369C7277"/>
    <w:rsid w:val="369F34FE"/>
    <w:rsid w:val="36A026AC"/>
    <w:rsid w:val="36A0AFE9"/>
    <w:rsid w:val="36A6ED09"/>
    <w:rsid w:val="36AB5DD2"/>
    <w:rsid w:val="36B97ADE"/>
    <w:rsid w:val="36BA955D"/>
    <w:rsid w:val="36BB04E2"/>
    <w:rsid w:val="36DBBFE2"/>
    <w:rsid w:val="36E47510"/>
    <w:rsid w:val="36E6158C"/>
    <w:rsid w:val="36FA11D6"/>
    <w:rsid w:val="36FD2596"/>
    <w:rsid w:val="37068339"/>
    <w:rsid w:val="370D55C0"/>
    <w:rsid w:val="3715BAD4"/>
    <w:rsid w:val="371E4C73"/>
    <w:rsid w:val="372AE00C"/>
    <w:rsid w:val="373258AF"/>
    <w:rsid w:val="373703B4"/>
    <w:rsid w:val="373A8870"/>
    <w:rsid w:val="3747B28D"/>
    <w:rsid w:val="374D239E"/>
    <w:rsid w:val="374E729C"/>
    <w:rsid w:val="3754D16E"/>
    <w:rsid w:val="37565000"/>
    <w:rsid w:val="37570232"/>
    <w:rsid w:val="37772176"/>
    <w:rsid w:val="377D3A76"/>
    <w:rsid w:val="37807851"/>
    <w:rsid w:val="37810F72"/>
    <w:rsid w:val="3788DA2E"/>
    <w:rsid w:val="37921430"/>
    <w:rsid w:val="37956C23"/>
    <w:rsid w:val="379FE824"/>
    <w:rsid w:val="37AB7F9E"/>
    <w:rsid w:val="37B38D32"/>
    <w:rsid w:val="37B4FDEB"/>
    <w:rsid w:val="37BBADF3"/>
    <w:rsid w:val="37BD35D0"/>
    <w:rsid w:val="37C5B94A"/>
    <w:rsid w:val="37C5F6B3"/>
    <w:rsid w:val="37E1783B"/>
    <w:rsid w:val="37E32A5D"/>
    <w:rsid w:val="37E835C7"/>
    <w:rsid w:val="37EA71DD"/>
    <w:rsid w:val="37EF5E09"/>
    <w:rsid w:val="38107FEE"/>
    <w:rsid w:val="3811AA32"/>
    <w:rsid w:val="3822A0E9"/>
    <w:rsid w:val="382B4844"/>
    <w:rsid w:val="38318FBC"/>
    <w:rsid w:val="383B055F"/>
    <w:rsid w:val="383CCD45"/>
    <w:rsid w:val="383CFF67"/>
    <w:rsid w:val="383EA9BA"/>
    <w:rsid w:val="3841E352"/>
    <w:rsid w:val="384A8389"/>
    <w:rsid w:val="38542BCA"/>
    <w:rsid w:val="385F9A16"/>
    <w:rsid w:val="38605660"/>
    <w:rsid w:val="386E0E7B"/>
    <w:rsid w:val="386F28DA"/>
    <w:rsid w:val="38772D12"/>
    <w:rsid w:val="38953334"/>
    <w:rsid w:val="3899AEA0"/>
    <w:rsid w:val="38A50FA0"/>
    <w:rsid w:val="38AD39BA"/>
    <w:rsid w:val="38AFD2A9"/>
    <w:rsid w:val="38B22AA9"/>
    <w:rsid w:val="38B371C5"/>
    <w:rsid w:val="38BE4DDD"/>
    <w:rsid w:val="38C72328"/>
    <w:rsid w:val="38DDF0B3"/>
    <w:rsid w:val="38EC2436"/>
    <w:rsid w:val="38EEF2AF"/>
    <w:rsid w:val="3905AD6F"/>
    <w:rsid w:val="39078C4C"/>
    <w:rsid w:val="390B1F7E"/>
    <w:rsid w:val="390E35D9"/>
    <w:rsid w:val="39125A20"/>
    <w:rsid w:val="3918C5B8"/>
    <w:rsid w:val="392BAE5D"/>
    <w:rsid w:val="3937D95C"/>
    <w:rsid w:val="393C238E"/>
    <w:rsid w:val="393E9E5B"/>
    <w:rsid w:val="3940DCAD"/>
    <w:rsid w:val="394F49A3"/>
    <w:rsid w:val="39528ACA"/>
    <w:rsid w:val="3954404B"/>
    <w:rsid w:val="3958BC6D"/>
    <w:rsid w:val="395D15AE"/>
    <w:rsid w:val="396189AB"/>
    <w:rsid w:val="396B6A81"/>
    <w:rsid w:val="396B9FE5"/>
    <w:rsid w:val="396FE32F"/>
    <w:rsid w:val="3976AB61"/>
    <w:rsid w:val="397C51E2"/>
    <w:rsid w:val="397F5986"/>
    <w:rsid w:val="3985D978"/>
    <w:rsid w:val="3992F7CF"/>
    <w:rsid w:val="3996E279"/>
    <w:rsid w:val="399A3DF1"/>
    <w:rsid w:val="399C6A97"/>
    <w:rsid w:val="39A22C27"/>
    <w:rsid w:val="39A93655"/>
    <w:rsid w:val="39AFF574"/>
    <w:rsid w:val="39B78740"/>
    <w:rsid w:val="39B80239"/>
    <w:rsid w:val="39CB3856"/>
    <w:rsid w:val="39CD601D"/>
    <w:rsid w:val="39D226B5"/>
    <w:rsid w:val="39D8E684"/>
    <w:rsid w:val="39DE99B8"/>
    <w:rsid w:val="39DF653D"/>
    <w:rsid w:val="3A083F72"/>
    <w:rsid w:val="3A0F6B9E"/>
    <w:rsid w:val="3A0FF117"/>
    <w:rsid w:val="3A11C53E"/>
    <w:rsid w:val="3A1388B6"/>
    <w:rsid w:val="3A14DAF2"/>
    <w:rsid w:val="3A18E432"/>
    <w:rsid w:val="3A22B870"/>
    <w:rsid w:val="3A344A26"/>
    <w:rsid w:val="3A36D3AF"/>
    <w:rsid w:val="3A3B0746"/>
    <w:rsid w:val="3A3D2D9E"/>
    <w:rsid w:val="3A492467"/>
    <w:rsid w:val="3A49DED6"/>
    <w:rsid w:val="3A4E1DF1"/>
    <w:rsid w:val="3A50C236"/>
    <w:rsid w:val="3A524C44"/>
    <w:rsid w:val="3A61D515"/>
    <w:rsid w:val="3A690C93"/>
    <w:rsid w:val="3A6E43EC"/>
    <w:rsid w:val="3A7C994C"/>
    <w:rsid w:val="3A84E6AE"/>
    <w:rsid w:val="3A8E3E93"/>
    <w:rsid w:val="3AA1930A"/>
    <w:rsid w:val="3AA1D75C"/>
    <w:rsid w:val="3AA3AE7F"/>
    <w:rsid w:val="3AA3CCCE"/>
    <w:rsid w:val="3ABD343B"/>
    <w:rsid w:val="3AC01398"/>
    <w:rsid w:val="3AE40AB7"/>
    <w:rsid w:val="3AEB66FD"/>
    <w:rsid w:val="3AF3D9ED"/>
    <w:rsid w:val="3AFBD7AB"/>
    <w:rsid w:val="3AFE27DA"/>
    <w:rsid w:val="3B10E264"/>
    <w:rsid w:val="3B14475E"/>
    <w:rsid w:val="3B1625E6"/>
    <w:rsid w:val="3B1F4585"/>
    <w:rsid w:val="3B256BA3"/>
    <w:rsid w:val="3B2AE7DF"/>
    <w:rsid w:val="3B3B9B84"/>
    <w:rsid w:val="3B469FDE"/>
    <w:rsid w:val="3B46AE42"/>
    <w:rsid w:val="3B493DCF"/>
    <w:rsid w:val="3B4BF37F"/>
    <w:rsid w:val="3B4DD04B"/>
    <w:rsid w:val="3B56CAD6"/>
    <w:rsid w:val="3B58C1AF"/>
    <w:rsid w:val="3B59C038"/>
    <w:rsid w:val="3B5CEE15"/>
    <w:rsid w:val="3B5EB761"/>
    <w:rsid w:val="3B65E023"/>
    <w:rsid w:val="3B755756"/>
    <w:rsid w:val="3B90EE11"/>
    <w:rsid w:val="3B9FAF1D"/>
    <w:rsid w:val="3BA0AB3C"/>
    <w:rsid w:val="3BA3EAAF"/>
    <w:rsid w:val="3BA9C757"/>
    <w:rsid w:val="3BB62B5E"/>
    <w:rsid w:val="3BBB453C"/>
    <w:rsid w:val="3BD62291"/>
    <w:rsid w:val="3BD92478"/>
    <w:rsid w:val="3BDBF130"/>
    <w:rsid w:val="3BE7764F"/>
    <w:rsid w:val="3BE9F9C2"/>
    <w:rsid w:val="3BF18179"/>
    <w:rsid w:val="3BF80E18"/>
    <w:rsid w:val="3BFB7202"/>
    <w:rsid w:val="3BFD6C04"/>
    <w:rsid w:val="3C0128E9"/>
    <w:rsid w:val="3C0323F7"/>
    <w:rsid w:val="3C0EAC77"/>
    <w:rsid w:val="3C127AD0"/>
    <w:rsid w:val="3C1C2D50"/>
    <w:rsid w:val="3C335AC6"/>
    <w:rsid w:val="3C425FB6"/>
    <w:rsid w:val="3C435703"/>
    <w:rsid w:val="3C460A9D"/>
    <w:rsid w:val="3C533457"/>
    <w:rsid w:val="3C54A3B8"/>
    <w:rsid w:val="3C593CA8"/>
    <w:rsid w:val="3C6006E8"/>
    <w:rsid w:val="3C740EDE"/>
    <w:rsid w:val="3C7F48C7"/>
    <w:rsid w:val="3C91BDF6"/>
    <w:rsid w:val="3C9473C3"/>
    <w:rsid w:val="3C9AB370"/>
    <w:rsid w:val="3CA3B0C8"/>
    <w:rsid w:val="3CB19414"/>
    <w:rsid w:val="3CC134C9"/>
    <w:rsid w:val="3CC4EA34"/>
    <w:rsid w:val="3CC77669"/>
    <w:rsid w:val="3CCAB0EB"/>
    <w:rsid w:val="3CCC1A6C"/>
    <w:rsid w:val="3CCF1582"/>
    <w:rsid w:val="3CD7D0EF"/>
    <w:rsid w:val="3CD90CCE"/>
    <w:rsid w:val="3CDA8D40"/>
    <w:rsid w:val="3CE553F7"/>
    <w:rsid w:val="3CEB3D23"/>
    <w:rsid w:val="3CEDF642"/>
    <w:rsid w:val="3CF0D3C7"/>
    <w:rsid w:val="3CF7379B"/>
    <w:rsid w:val="3CFD7B6F"/>
    <w:rsid w:val="3D077CDE"/>
    <w:rsid w:val="3D0A7B55"/>
    <w:rsid w:val="3D13DED1"/>
    <w:rsid w:val="3D16DF17"/>
    <w:rsid w:val="3D17A65D"/>
    <w:rsid w:val="3D303A6D"/>
    <w:rsid w:val="3D367D42"/>
    <w:rsid w:val="3D3D4CA4"/>
    <w:rsid w:val="3D4F4C7F"/>
    <w:rsid w:val="3D68AD17"/>
    <w:rsid w:val="3D70E9DE"/>
    <w:rsid w:val="3D78A5CD"/>
    <w:rsid w:val="3D79E522"/>
    <w:rsid w:val="3D79EDCC"/>
    <w:rsid w:val="3D86CFAC"/>
    <w:rsid w:val="3D87B151"/>
    <w:rsid w:val="3D8E524E"/>
    <w:rsid w:val="3DA6F5E6"/>
    <w:rsid w:val="3DAF1C25"/>
    <w:rsid w:val="3DB86D8F"/>
    <w:rsid w:val="3DB9CB67"/>
    <w:rsid w:val="3DBE7A44"/>
    <w:rsid w:val="3DBF8566"/>
    <w:rsid w:val="3DCED6F2"/>
    <w:rsid w:val="3DDC9DFC"/>
    <w:rsid w:val="3DE560A6"/>
    <w:rsid w:val="3DE61251"/>
    <w:rsid w:val="3DE98619"/>
    <w:rsid w:val="3DED151B"/>
    <w:rsid w:val="3DF5A341"/>
    <w:rsid w:val="3DF72B0C"/>
    <w:rsid w:val="3DF9C699"/>
    <w:rsid w:val="3DF9C8C2"/>
    <w:rsid w:val="3E0A58D1"/>
    <w:rsid w:val="3E10F010"/>
    <w:rsid w:val="3E1D34BB"/>
    <w:rsid w:val="3E28BE28"/>
    <w:rsid w:val="3E28F5D4"/>
    <w:rsid w:val="3E312BE9"/>
    <w:rsid w:val="3E3FC0D4"/>
    <w:rsid w:val="3E48A9F6"/>
    <w:rsid w:val="3E523E4C"/>
    <w:rsid w:val="3E6535A9"/>
    <w:rsid w:val="3E73053D"/>
    <w:rsid w:val="3E744253"/>
    <w:rsid w:val="3E75D8B4"/>
    <w:rsid w:val="3E787993"/>
    <w:rsid w:val="3E790BF2"/>
    <w:rsid w:val="3E7DC757"/>
    <w:rsid w:val="3E7EE155"/>
    <w:rsid w:val="3E7FF81B"/>
    <w:rsid w:val="3E861604"/>
    <w:rsid w:val="3E9C5CD3"/>
    <w:rsid w:val="3EAB249D"/>
    <w:rsid w:val="3EBBE013"/>
    <w:rsid w:val="3ECA7737"/>
    <w:rsid w:val="3ED007DE"/>
    <w:rsid w:val="3EE1A806"/>
    <w:rsid w:val="3EEE5A07"/>
    <w:rsid w:val="3EF33C85"/>
    <w:rsid w:val="3F03BCA7"/>
    <w:rsid w:val="3F0565E3"/>
    <w:rsid w:val="3F0685C2"/>
    <w:rsid w:val="3F243359"/>
    <w:rsid w:val="3F2B100E"/>
    <w:rsid w:val="3F2FA3A2"/>
    <w:rsid w:val="3F3057B8"/>
    <w:rsid w:val="3F3326DC"/>
    <w:rsid w:val="3F39B37B"/>
    <w:rsid w:val="3F3DDE7C"/>
    <w:rsid w:val="3F3FFEF6"/>
    <w:rsid w:val="3F436028"/>
    <w:rsid w:val="3F4FC5F9"/>
    <w:rsid w:val="3F6415B4"/>
    <w:rsid w:val="3F6CF5FA"/>
    <w:rsid w:val="3F7294DE"/>
    <w:rsid w:val="3F7AFF15"/>
    <w:rsid w:val="3F7E3E94"/>
    <w:rsid w:val="3F83098C"/>
    <w:rsid w:val="3F90A5F9"/>
    <w:rsid w:val="3F95E142"/>
    <w:rsid w:val="3F99F42C"/>
    <w:rsid w:val="3FA3B1B8"/>
    <w:rsid w:val="3FA59D34"/>
    <w:rsid w:val="3FA741F7"/>
    <w:rsid w:val="3FA7C766"/>
    <w:rsid w:val="3FB1EF61"/>
    <w:rsid w:val="3FBD2F40"/>
    <w:rsid w:val="3FBF6F25"/>
    <w:rsid w:val="3FC7AFE4"/>
    <w:rsid w:val="3FE0195B"/>
    <w:rsid w:val="3FF1B003"/>
    <w:rsid w:val="3FFB23CB"/>
    <w:rsid w:val="3FFEDE3C"/>
    <w:rsid w:val="40005707"/>
    <w:rsid w:val="40035935"/>
    <w:rsid w:val="4004C40C"/>
    <w:rsid w:val="4008F5D9"/>
    <w:rsid w:val="400BF14C"/>
    <w:rsid w:val="40114B3D"/>
    <w:rsid w:val="40375986"/>
    <w:rsid w:val="403D74D9"/>
    <w:rsid w:val="404A3E1A"/>
    <w:rsid w:val="404A992E"/>
    <w:rsid w:val="404CED65"/>
    <w:rsid w:val="4054EB11"/>
    <w:rsid w:val="40607E13"/>
    <w:rsid w:val="406ED314"/>
    <w:rsid w:val="40710104"/>
    <w:rsid w:val="4072B01F"/>
    <w:rsid w:val="4081FE72"/>
    <w:rsid w:val="4084D16D"/>
    <w:rsid w:val="40869378"/>
    <w:rsid w:val="4086EC46"/>
    <w:rsid w:val="40875E2B"/>
    <w:rsid w:val="408AB748"/>
    <w:rsid w:val="408C850B"/>
    <w:rsid w:val="409436A1"/>
    <w:rsid w:val="4094A78B"/>
    <w:rsid w:val="40952D43"/>
    <w:rsid w:val="409E8C9F"/>
    <w:rsid w:val="40A59EFA"/>
    <w:rsid w:val="40AA9AFE"/>
    <w:rsid w:val="40B39732"/>
    <w:rsid w:val="40B65F81"/>
    <w:rsid w:val="40BE45ED"/>
    <w:rsid w:val="40C1ED86"/>
    <w:rsid w:val="40C947FC"/>
    <w:rsid w:val="40CAE632"/>
    <w:rsid w:val="40CBAF51"/>
    <w:rsid w:val="40D1BDFA"/>
    <w:rsid w:val="40D2331F"/>
    <w:rsid w:val="40DBCF57"/>
    <w:rsid w:val="40E38BF2"/>
    <w:rsid w:val="40F05060"/>
    <w:rsid w:val="40F6C806"/>
    <w:rsid w:val="40F703E6"/>
    <w:rsid w:val="41477569"/>
    <w:rsid w:val="415CB099"/>
    <w:rsid w:val="4160C2D3"/>
    <w:rsid w:val="41652F19"/>
    <w:rsid w:val="4170C155"/>
    <w:rsid w:val="419797B2"/>
    <w:rsid w:val="41C4103D"/>
    <w:rsid w:val="41C6F63B"/>
    <w:rsid w:val="41CC057A"/>
    <w:rsid w:val="41CE6CB6"/>
    <w:rsid w:val="41D9848C"/>
    <w:rsid w:val="41E1855C"/>
    <w:rsid w:val="41EDDEDD"/>
    <w:rsid w:val="41EFE13A"/>
    <w:rsid w:val="42075D43"/>
    <w:rsid w:val="420EE6F8"/>
    <w:rsid w:val="421374F8"/>
    <w:rsid w:val="4213FC56"/>
    <w:rsid w:val="42180E1E"/>
    <w:rsid w:val="42337A83"/>
    <w:rsid w:val="423B3B8F"/>
    <w:rsid w:val="423EDBDF"/>
    <w:rsid w:val="4245AEEB"/>
    <w:rsid w:val="425DA78F"/>
    <w:rsid w:val="42779FB8"/>
    <w:rsid w:val="427D635E"/>
    <w:rsid w:val="42803C5B"/>
    <w:rsid w:val="42829411"/>
    <w:rsid w:val="42874E7D"/>
    <w:rsid w:val="428B7CCD"/>
    <w:rsid w:val="42948E93"/>
    <w:rsid w:val="4296C9DB"/>
    <w:rsid w:val="4299AA44"/>
    <w:rsid w:val="429F2BF9"/>
    <w:rsid w:val="42B7A43B"/>
    <w:rsid w:val="42C9E032"/>
    <w:rsid w:val="42D22C04"/>
    <w:rsid w:val="42D566DB"/>
    <w:rsid w:val="42E2B136"/>
    <w:rsid w:val="42E46C0B"/>
    <w:rsid w:val="42E5919F"/>
    <w:rsid w:val="42E5A263"/>
    <w:rsid w:val="42F9A470"/>
    <w:rsid w:val="4301C124"/>
    <w:rsid w:val="4304EFFF"/>
    <w:rsid w:val="430BBB63"/>
    <w:rsid w:val="43105B1E"/>
    <w:rsid w:val="43203BAC"/>
    <w:rsid w:val="4328A160"/>
    <w:rsid w:val="43444405"/>
    <w:rsid w:val="4352703F"/>
    <w:rsid w:val="435A3269"/>
    <w:rsid w:val="437048CB"/>
    <w:rsid w:val="4379180B"/>
    <w:rsid w:val="438A5B3A"/>
    <w:rsid w:val="439E5B34"/>
    <w:rsid w:val="43A80EA5"/>
    <w:rsid w:val="43B6F7FE"/>
    <w:rsid w:val="43D04178"/>
    <w:rsid w:val="43DFC7F5"/>
    <w:rsid w:val="43E5A057"/>
    <w:rsid w:val="43EB97C8"/>
    <w:rsid w:val="43FB92BB"/>
    <w:rsid w:val="43FFA491"/>
    <w:rsid w:val="440244B6"/>
    <w:rsid w:val="4408AD7D"/>
    <w:rsid w:val="440C2F2E"/>
    <w:rsid w:val="441161DD"/>
    <w:rsid w:val="441BE984"/>
    <w:rsid w:val="442E231B"/>
    <w:rsid w:val="44317563"/>
    <w:rsid w:val="4431DD34"/>
    <w:rsid w:val="44352143"/>
    <w:rsid w:val="44445620"/>
    <w:rsid w:val="4447AFA3"/>
    <w:rsid w:val="444DA69D"/>
    <w:rsid w:val="445F58B9"/>
    <w:rsid w:val="4464BFD9"/>
    <w:rsid w:val="446A443A"/>
    <w:rsid w:val="446B7D74"/>
    <w:rsid w:val="446DDBCF"/>
    <w:rsid w:val="447EA21F"/>
    <w:rsid w:val="447F2C56"/>
    <w:rsid w:val="448C9D6E"/>
    <w:rsid w:val="44983D8D"/>
    <w:rsid w:val="449A51CA"/>
    <w:rsid w:val="44A594C6"/>
    <w:rsid w:val="44B634A6"/>
    <w:rsid w:val="44BC35C2"/>
    <w:rsid w:val="44C6DE83"/>
    <w:rsid w:val="44CF7CBA"/>
    <w:rsid w:val="44CF8ED9"/>
    <w:rsid w:val="44D29B95"/>
    <w:rsid w:val="44DE6735"/>
    <w:rsid w:val="44E2FCD1"/>
    <w:rsid w:val="44EAE66E"/>
    <w:rsid w:val="44EDCCBB"/>
    <w:rsid w:val="44FC3F05"/>
    <w:rsid w:val="4504CCDD"/>
    <w:rsid w:val="4518DF09"/>
    <w:rsid w:val="452322BA"/>
    <w:rsid w:val="4525E90A"/>
    <w:rsid w:val="45263B4A"/>
    <w:rsid w:val="452781C5"/>
    <w:rsid w:val="452B0189"/>
    <w:rsid w:val="4564B9DB"/>
    <w:rsid w:val="45667A8E"/>
    <w:rsid w:val="456CC480"/>
    <w:rsid w:val="456F0A15"/>
    <w:rsid w:val="457C1EBB"/>
    <w:rsid w:val="457FD4CB"/>
    <w:rsid w:val="45899338"/>
    <w:rsid w:val="45918777"/>
    <w:rsid w:val="459585E8"/>
    <w:rsid w:val="45960FE3"/>
    <w:rsid w:val="459AB3CC"/>
    <w:rsid w:val="459ACC67"/>
    <w:rsid w:val="45A19459"/>
    <w:rsid w:val="45A29078"/>
    <w:rsid w:val="45A5FB8A"/>
    <w:rsid w:val="45B09B13"/>
    <w:rsid w:val="45B8313E"/>
    <w:rsid w:val="45BF507B"/>
    <w:rsid w:val="45C3F4F2"/>
    <w:rsid w:val="45C80616"/>
    <w:rsid w:val="45DF00D3"/>
    <w:rsid w:val="45E7DC1B"/>
    <w:rsid w:val="45F8C522"/>
    <w:rsid w:val="460C233D"/>
    <w:rsid w:val="461F77DF"/>
    <w:rsid w:val="462B4393"/>
    <w:rsid w:val="462BB0FD"/>
    <w:rsid w:val="463325E7"/>
    <w:rsid w:val="46399702"/>
    <w:rsid w:val="463B95D2"/>
    <w:rsid w:val="4643B05E"/>
    <w:rsid w:val="464FB1EC"/>
    <w:rsid w:val="465C53F7"/>
    <w:rsid w:val="46601CE6"/>
    <w:rsid w:val="466B1E3A"/>
    <w:rsid w:val="46777AA5"/>
    <w:rsid w:val="4686624D"/>
    <w:rsid w:val="468D69C6"/>
    <w:rsid w:val="46BEE102"/>
    <w:rsid w:val="46C050BD"/>
    <w:rsid w:val="46C0F250"/>
    <w:rsid w:val="46C86153"/>
    <w:rsid w:val="46D69749"/>
    <w:rsid w:val="4705B826"/>
    <w:rsid w:val="471FEE02"/>
    <w:rsid w:val="471FF433"/>
    <w:rsid w:val="4724FD47"/>
    <w:rsid w:val="472B9D03"/>
    <w:rsid w:val="47330980"/>
    <w:rsid w:val="4733141B"/>
    <w:rsid w:val="473CA604"/>
    <w:rsid w:val="474A214B"/>
    <w:rsid w:val="474F1CC4"/>
    <w:rsid w:val="475D0E85"/>
    <w:rsid w:val="47630468"/>
    <w:rsid w:val="47665CC0"/>
    <w:rsid w:val="476782B3"/>
    <w:rsid w:val="47684146"/>
    <w:rsid w:val="47702C67"/>
    <w:rsid w:val="4777E415"/>
    <w:rsid w:val="4777F5A6"/>
    <w:rsid w:val="477D05DF"/>
    <w:rsid w:val="4780FBC5"/>
    <w:rsid w:val="47C30532"/>
    <w:rsid w:val="47C6E460"/>
    <w:rsid w:val="47C8E62F"/>
    <w:rsid w:val="47ECF176"/>
    <w:rsid w:val="47EE5BCD"/>
    <w:rsid w:val="47F44204"/>
    <w:rsid w:val="47F7B795"/>
    <w:rsid w:val="481253D3"/>
    <w:rsid w:val="48193275"/>
    <w:rsid w:val="481A97B5"/>
    <w:rsid w:val="4821CA5F"/>
    <w:rsid w:val="482389BE"/>
    <w:rsid w:val="4825A27F"/>
    <w:rsid w:val="4825DE42"/>
    <w:rsid w:val="482942D6"/>
    <w:rsid w:val="482FDD30"/>
    <w:rsid w:val="4831F27A"/>
    <w:rsid w:val="483D9A90"/>
    <w:rsid w:val="48498029"/>
    <w:rsid w:val="484E0456"/>
    <w:rsid w:val="484E4823"/>
    <w:rsid w:val="4856137C"/>
    <w:rsid w:val="48577143"/>
    <w:rsid w:val="4863E9D3"/>
    <w:rsid w:val="48646A2C"/>
    <w:rsid w:val="4874689E"/>
    <w:rsid w:val="487D73A2"/>
    <w:rsid w:val="48939655"/>
    <w:rsid w:val="48943FAB"/>
    <w:rsid w:val="4899D86A"/>
    <w:rsid w:val="48A01DD1"/>
    <w:rsid w:val="48A18887"/>
    <w:rsid w:val="48A4EC61"/>
    <w:rsid w:val="48A5E08E"/>
    <w:rsid w:val="48C76D64"/>
    <w:rsid w:val="48D21ACA"/>
    <w:rsid w:val="48DE51A6"/>
    <w:rsid w:val="48F372F1"/>
    <w:rsid w:val="48FFA6D8"/>
    <w:rsid w:val="4903CD09"/>
    <w:rsid w:val="490870F3"/>
    <w:rsid w:val="49093A41"/>
    <w:rsid w:val="491564AF"/>
    <w:rsid w:val="4921E354"/>
    <w:rsid w:val="49267123"/>
    <w:rsid w:val="493A2514"/>
    <w:rsid w:val="493E1765"/>
    <w:rsid w:val="493F9C3D"/>
    <w:rsid w:val="494032C0"/>
    <w:rsid w:val="494398F9"/>
    <w:rsid w:val="49583E35"/>
    <w:rsid w:val="4980EBF3"/>
    <w:rsid w:val="49820CD2"/>
    <w:rsid w:val="49851F11"/>
    <w:rsid w:val="4990D900"/>
    <w:rsid w:val="49ABEADA"/>
    <w:rsid w:val="49B50939"/>
    <w:rsid w:val="49B693B7"/>
    <w:rsid w:val="49C501F2"/>
    <w:rsid w:val="49C50A88"/>
    <w:rsid w:val="49C534AA"/>
    <w:rsid w:val="49D807AD"/>
    <w:rsid w:val="49E557A1"/>
    <w:rsid w:val="49E75826"/>
    <w:rsid w:val="49EBF433"/>
    <w:rsid w:val="49F1BB18"/>
    <w:rsid w:val="4A028885"/>
    <w:rsid w:val="4A05C7C4"/>
    <w:rsid w:val="4A11888E"/>
    <w:rsid w:val="4A19DB88"/>
    <w:rsid w:val="4A20A1D2"/>
    <w:rsid w:val="4A21CB9E"/>
    <w:rsid w:val="4A25852A"/>
    <w:rsid w:val="4A29FA98"/>
    <w:rsid w:val="4A2FE296"/>
    <w:rsid w:val="4A31990B"/>
    <w:rsid w:val="4A40F804"/>
    <w:rsid w:val="4A4733EC"/>
    <w:rsid w:val="4A5029CF"/>
    <w:rsid w:val="4A583D53"/>
    <w:rsid w:val="4A6011DE"/>
    <w:rsid w:val="4A6586B3"/>
    <w:rsid w:val="4A663506"/>
    <w:rsid w:val="4A6667F0"/>
    <w:rsid w:val="4A76019B"/>
    <w:rsid w:val="4A886661"/>
    <w:rsid w:val="4AAF2520"/>
    <w:rsid w:val="4AB63516"/>
    <w:rsid w:val="4ACB71C7"/>
    <w:rsid w:val="4ADDD513"/>
    <w:rsid w:val="4AE96E6D"/>
    <w:rsid w:val="4B0061FC"/>
    <w:rsid w:val="4B02F5E4"/>
    <w:rsid w:val="4B17300F"/>
    <w:rsid w:val="4B17724E"/>
    <w:rsid w:val="4B190BDA"/>
    <w:rsid w:val="4B2476C6"/>
    <w:rsid w:val="4B25FC8F"/>
    <w:rsid w:val="4B35825D"/>
    <w:rsid w:val="4B3AEA52"/>
    <w:rsid w:val="4B3B025F"/>
    <w:rsid w:val="4B3FF9DA"/>
    <w:rsid w:val="4B4EDD3F"/>
    <w:rsid w:val="4B5CA2D4"/>
    <w:rsid w:val="4B60DC68"/>
    <w:rsid w:val="4B616902"/>
    <w:rsid w:val="4B66406D"/>
    <w:rsid w:val="4B679F1C"/>
    <w:rsid w:val="4B6BB58A"/>
    <w:rsid w:val="4B754EFC"/>
    <w:rsid w:val="4B7C1A5D"/>
    <w:rsid w:val="4B839A8A"/>
    <w:rsid w:val="4B92516A"/>
    <w:rsid w:val="4B998F2F"/>
    <w:rsid w:val="4B99920B"/>
    <w:rsid w:val="4BA2E3F6"/>
    <w:rsid w:val="4BA4CD0A"/>
    <w:rsid w:val="4BB02D56"/>
    <w:rsid w:val="4BCCFA6F"/>
    <w:rsid w:val="4BD5ED6D"/>
    <w:rsid w:val="4BF48036"/>
    <w:rsid w:val="4BFC845D"/>
    <w:rsid w:val="4C18E966"/>
    <w:rsid w:val="4C1DC061"/>
    <w:rsid w:val="4C1F314C"/>
    <w:rsid w:val="4C355710"/>
    <w:rsid w:val="4C3BB97E"/>
    <w:rsid w:val="4C430C15"/>
    <w:rsid w:val="4C53DF26"/>
    <w:rsid w:val="4C576E55"/>
    <w:rsid w:val="4C5794B3"/>
    <w:rsid w:val="4C58AE8F"/>
    <w:rsid w:val="4C8620BE"/>
    <w:rsid w:val="4C906D7D"/>
    <w:rsid w:val="4C9265BB"/>
    <w:rsid w:val="4C959BA0"/>
    <w:rsid w:val="4C96A6E9"/>
    <w:rsid w:val="4CA059FC"/>
    <w:rsid w:val="4CB28610"/>
    <w:rsid w:val="4CB3C0FB"/>
    <w:rsid w:val="4CB4BA0F"/>
    <w:rsid w:val="4CBB3FF0"/>
    <w:rsid w:val="4CC58CCF"/>
    <w:rsid w:val="4CD0C0A2"/>
    <w:rsid w:val="4CDCFCDB"/>
    <w:rsid w:val="4CDDA0AE"/>
    <w:rsid w:val="4CE2EBB5"/>
    <w:rsid w:val="4CE40413"/>
    <w:rsid w:val="4CF2D6F1"/>
    <w:rsid w:val="4CF3D57E"/>
    <w:rsid w:val="4CFE02B4"/>
    <w:rsid w:val="4D01D9C8"/>
    <w:rsid w:val="4D02C695"/>
    <w:rsid w:val="4D032318"/>
    <w:rsid w:val="4D0F3F4C"/>
    <w:rsid w:val="4D30B794"/>
    <w:rsid w:val="4D3694FB"/>
    <w:rsid w:val="4D4BFDB7"/>
    <w:rsid w:val="4D549DE2"/>
    <w:rsid w:val="4D566B19"/>
    <w:rsid w:val="4D63E74A"/>
    <w:rsid w:val="4D8B53AD"/>
    <w:rsid w:val="4D9365B7"/>
    <w:rsid w:val="4D947B58"/>
    <w:rsid w:val="4DA00D31"/>
    <w:rsid w:val="4DA57798"/>
    <w:rsid w:val="4DAC2BC4"/>
    <w:rsid w:val="4DC6B705"/>
    <w:rsid w:val="4DCE0C95"/>
    <w:rsid w:val="4DD42261"/>
    <w:rsid w:val="4DDA6F59"/>
    <w:rsid w:val="4DDCE4FA"/>
    <w:rsid w:val="4DDE21D8"/>
    <w:rsid w:val="4DE00100"/>
    <w:rsid w:val="4E06DD5C"/>
    <w:rsid w:val="4E0AA509"/>
    <w:rsid w:val="4E0E846E"/>
    <w:rsid w:val="4E109C99"/>
    <w:rsid w:val="4E124162"/>
    <w:rsid w:val="4E139F5D"/>
    <w:rsid w:val="4E195D7B"/>
    <w:rsid w:val="4E1EFF56"/>
    <w:rsid w:val="4E3A4184"/>
    <w:rsid w:val="4E3B35E4"/>
    <w:rsid w:val="4E424043"/>
    <w:rsid w:val="4E45CD04"/>
    <w:rsid w:val="4E57C27E"/>
    <w:rsid w:val="4E6205BE"/>
    <w:rsid w:val="4E6AE6B1"/>
    <w:rsid w:val="4E6D2507"/>
    <w:rsid w:val="4E7175BB"/>
    <w:rsid w:val="4E777C14"/>
    <w:rsid w:val="4E796B39"/>
    <w:rsid w:val="4E7B0B24"/>
    <w:rsid w:val="4E7D6286"/>
    <w:rsid w:val="4E7E1BFA"/>
    <w:rsid w:val="4E7E5EA5"/>
    <w:rsid w:val="4E8347A9"/>
    <w:rsid w:val="4E8644B5"/>
    <w:rsid w:val="4EAB52C8"/>
    <w:rsid w:val="4EACAEBE"/>
    <w:rsid w:val="4EB70FC8"/>
    <w:rsid w:val="4EBB9B91"/>
    <w:rsid w:val="4EC68893"/>
    <w:rsid w:val="4EC9C473"/>
    <w:rsid w:val="4EE70678"/>
    <w:rsid w:val="4EEF1AC7"/>
    <w:rsid w:val="4EFF506B"/>
    <w:rsid w:val="4F0A7E8B"/>
    <w:rsid w:val="4F2019CD"/>
    <w:rsid w:val="4F273496"/>
    <w:rsid w:val="4F281B62"/>
    <w:rsid w:val="4F282B05"/>
    <w:rsid w:val="4F2FDCE4"/>
    <w:rsid w:val="4F307E6B"/>
    <w:rsid w:val="4F37836F"/>
    <w:rsid w:val="4F3A48B1"/>
    <w:rsid w:val="4F77DB57"/>
    <w:rsid w:val="4F7A623B"/>
    <w:rsid w:val="4F7EE78D"/>
    <w:rsid w:val="4F978FC0"/>
    <w:rsid w:val="4F9D164D"/>
    <w:rsid w:val="4FA17D38"/>
    <w:rsid w:val="4FB52DDC"/>
    <w:rsid w:val="4FB59339"/>
    <w:rsid w:val="4FBDF9C9"/>
    <w:rsid w:val="4FC0353B"/>
    <w:rsid w:val="4FC15C15"/>
    <w:rsid w:val="4FC8BC11"/>
    <w:rsid w:val="4FCA067D"/>
    <w:rsid w:val="4FD86621"/>
    <w:rsid w:val="4FEA32D0"/>
    <w:rsid w:val="4FEC60C0"/>
    <w:rsid w:val="4FFB4142"/>
    <w:rsid w:val="5008A478"/>
    <w:rsid w:val="500BC726"/>
    <w:rsid w:val="500C3D9F"/>
    <w:rsid w:val="5015B550"/>
    <w:rsid w:val="501EE1D2"/>
    <w:rsid w:val="504ABC7A"/>
    <w:rsid w:val="50529E6D"/>
    <w:rsid w:val="505FC4E2"/>
    <w:rsid w:val="50640D4E"/>
    <w:rsid w:val="5068C01A"/>
    <w:rsid w:val="506C65F6"/>
    <w:rsid w:val="5073E4F8"/>
    <w:rsid w:val="507E1249"/>
    <w:rsid w:val="508C7411"/>
    <w:rsid w:val="508D987B"/>
    <w:rsid w:val="50957F28"/>
    <w:rsid w:val="509A079E"/>
    <w:rsid w:val="50A02753"/>
    <w:rsid w:val="50A69A4C"/>
    <w:rsid w:val="50AE7E80"/>
    <w:rsid w:val="50B92E51"/>
    <w:rsid w:val="50D0C6CE"/>
    <w:rsid w:val="50DB2E09"/>
    <w:rsid w:val="50DD23C3"/>
    <w:rsid w:val="50F4BA72"/>
    <w:rsid w:val="50F505C9"/>
    <w:rsid w:val="50F5943C"/>
    <w:rsid w:val="50FB8980"/>
    <w:rsid w:val="5115F671"/>
    <w:rsid w:val="5118F364"/>
    <w:rsid w:val="5119EF83"/>
    <w:rsid w:val="5130587D"/>
    <w:rsid w:val="51336021"/>
    <w:rsid w:val="5135DCD4"/>
    <w:rsid w:val="5138925B"/>
    <w:rsid w:val="513AC6C9"/>
    <w:rsid w:val="5147EBDE"/>
    <w:rsid w:val="515015D2"/>
    <w:rsid w:val="5150B663"/>
    <w:rsid w:val="515221BB"/>
    <w:rsid w:val="51589856"/>
    <w:rsid w:val="515AC084"/>
    <w:rsid w:val="517471D7"/>
    <w:rsid w:val="51777114"/>
    <w:rsid w:val="5186DC85"/>
    <w:rsid w:val="51930AB2"/>
    <w:rsid w:val="51957A8A"/>
    <w:rsid w:val="5199FCD3"/>
    <w:rsid w:val="51B768C6"/>
    <w:rsid w:val="51BE1EC3"/>
    <w:rsid w:val="51C339B6"/>
    <w:rsid w:val="51CB1488"/>
    <w:rsid w:val="51D2DCC4"/>
    <w:rsid w:val="51E05A89"/>
    <w:rsid w:val="51E35112"/>
    <w:rsid w:val="51E49080"/>
    <w:rsid w:val="51F11C42"/>
    <w:rsid w:val="51F41A97"/>
    <w:rsid w:val="51F80618"/>
    <w:rsid w:val="51FAE408"/>
    <w:rsid w:val="51FCD19E"/>
    <w:rsid w:val="51FFA3FA"/>
    <w:rsid w:val="5202BAFA"/>
    <w:rsid w:val="520FAFBC"/>
    <w:rsid w:val="521A1439"/>
    <w:rsid w:val="5220D719"/>
    <w:rsid w:val="52258501"/>
    <w:rsid w:val="523854D2"/>
    <w:rsid w:val="523C9346"/>
    <w:rsid w:val="523F2435"/>
    <w:rsid w:val="523F44F8"/>
    <w:rsid w:val="52481715"/>
    <w:rsid w:val="5248C6E8"/>
    <w:rsid w:val="5258A192"/>
    <w:rsid w:val="525C8D5E"/>
    <w:rsid w:val="526B1535"/>
    <w:rsid w:val="526C4375"/>
    <w:rsid w:val="526C7BC9"/>
    <w:rsid w:val="528D39A1"/>
    <w:rsid w:val="52A0FAF7"/>
    <w:rsid w:val="52A9F430"/>
    <w:rsid w:val="52B8384F"/>
    <w:rsid w:val="52C290E6"/>
    <w:rsid w:val="52C90100"/>
    <w:rsid w:val="52C91213"/>
    <w:rsid w:val="52DABD24"/>
    <w:rsid w:val="52E4C3F8"/>
    <w:rsid w:val="53044A7F"/>
    <w:rsid w:val="5304D16A"/>
    <w:rsid w:val="5309DA22"/>
    <w:rsid w:val="532B93FE"/>
    <w:rsid w:val="532CD3DA"/>
    <w:rsid w:val="53318E33"/>
    <w:rsid w:val="533DFE46"/>
    <w:rsid w:val="533EE106"/>
    <w:rsid w:val="5340C6C7"/>
    <w:rsid w:val="5353B5B8"/>
    <w:rsid w:val="535599B6"/>
    <w:rsid w:val="5357DB7C"/>
    <w:rsid w:val="535895B1"/>
    <w:rsid w:val="53665FA2"/>
    <w:rsid w:val="5366A340"/>
    <w:rsid w:val="536E9DD8"/>
    <w:rsid w:val="537BBEA6"/>
    <w:rsid w:val="538392A7"/>
    <w:rsid w:val="53916312"/>
    <w:rsid w:val="5398CB05"/>
    <w:rsid w:val="53A3275C"/>
    <w:rsid w:val="53A66303"/>
    <w:rsid w:val="53B4BC93"/>
    <w:rsid w:val="53D10E7E"/>
    <w:rsid w:val="53D64DBE"/>
    <w:rsid w:val="53E7733B"/>
    <w:rsid w:val="53ED56A9"/>
    <w:rsid w:val="53EE5EB0"/>
    <w:rsid w:val="53F373F6"/>
    <w:rsid w:val="53F80C9E"/>
    <w:rsid w:val="54081162"/>
    <w:rsid w:val="54134201"/>
    <w:rsid w:val="5413FD20"/>
    <w:rsid w:val="541706AE"/>
    <w:rsid w:val="541F86DE"/>
    <w:rsid w:val="5429CF74"/>
    <w:rsid w:val="54398FD1"/>
    <w:rsid w:val="5443CBA3"/>
    <w:rsid w:val="5454E37C"/>
    <w:rsid w:val="54564B23"/>
    <w:rsid w:val="5458A2A1"/>
    <w:rsid w:val="546B535B"/>
    <w:rsid w:val="546FC00F"/>
    <w:rsid w:val="5479F757"/>
    <w:rsid w:val="5481902B"/>
    <w:rsid w:val="54889EFF"/>
    <w:rsid w:val="5491A5E4"/>
    <w:rsid w:val="5494159D"/>
    <w:rsid w:val="54996CA3"/>
    <w:rsid w:val="549B59E3"/>
    <w:rsid w:val="54A5240C"/>
    <w:rsid w:val="54B91F07"/>
    <w:rsid w:val="54CBE8C2"/>
    <w:rsid w:val="54CD7786"/>
    <w:rsid w:val="54CEFFF5"/>
    <w:rsid w:val="54DB13B1"/>
    <w:rsid w:val="54DB2EB0"/>
    <w:rsid w:val="54DD27F6"/>
    <w:rsid w:val="54E74AB0"/>
    <w:rsid w:val="54EDC26B"/>
    <w:rsid w:val="54F96BDD"/>
    <w:rsid w:val="54FBA4EC"/>
    <w:rsid w:val="55030B19"/>
    <w:rsid w:val="55060292"/>
    <w:rsid w:val="550FAAB5"/>
    <w:rsid w:val="5515F7D6"/>
    <w:rsid w:val="5517E39A"/>
    <w:rsid w:val="551D3A45"/>
    <w:rsid w:val="552735EA"/>
    <w:rsid w:val="5530C0A7"/>
    <w:rsid w:val="5541CD86"/>
    <w:rsid w:val="5544BE9B"/>
    <w:rsid w:val="5555C63D"/>
    <w:rsid w:val="5559790B"/>
    <w:rsid w:val="557124EE"/>
    <w:rsid w:val="5572E832"/>
    <w:rsid w:val="557B7933"/>
    <w:rsid w:val="55804745"/>
    <w:rsid w:val="558A5733"/>
    <w:rsid w:val="559D1D74"/>
    <w:rsid w:val="55A292AF"/>
    <w:rsid w:val="55A31B99"/>
    <w:rsid w:val="55C6E0D1"/>
    <w:rsid w:val="55CC9CAE"/>
    <w:rsid w:val="55DA3053"/>
    <w:rsid w:val="55E2153F"/>
    <w:rsid w:val="55E27FBE"/>
    <w:rsid w:val="55EAF847"/>
    <w:rsid w:val="55ED742D"/>
    <w:rsid w:val="55F2CA87"/>
    <w:rsid w:val="55F43D5B"/>
    <w:rsid w:val="55F6397F"/>
    <w:rsid w:val="55F71D2C"/>
    <w:rsid w:val="55FE01DB"/>
    <w:rsid w:val="55FEEB34"/>
    <w:rsid w:val="56095BA3"/>
    <w:rsid w:val="560FF435"/>
    <w:rsid w:val="561B5B23"/>
    <w:rsid w:val="5624E939"/>
    <w:rsid w:val="5628B375"/>
    <w:rsid w:val="565583D5"/>
    <w:rsid w:val="5670479E"/>
    <w:rsid w:val="56738134"/>
    <w:rsid w:val="5676A578"/>
    <w:rsid w:val="567DA9EC"/>
    <w:rsid w:val="56800DB5"/>
    <w:rsid w:val="5689ED9B"/>
    <w:rsid w:val="569B6E34"/>
    <w:rsid w:val="569F12EF"/>
    <w:rsid w:val="56A36C31"/>
    <w:rsid w:val="56A4057E"/>
    <w:rsid w:val="56B90549"/>
    <w:rsid w:val="56CE220F"/>
    <w:rsid w:val="56D1B0A3"/>
    <w:rsid w:val="56D6DBA2"/>
    <w:rsid w:val="56E65970"/>
    <w:rsid w:val="56E7558F"/>
    <w:rsid w:val="56EC445E"/>
    <w:rsid w:val="570053FF"/>
    <w:rsid w:val="57033A98"/>
    <w:rsid w:val="570BAF84"/>
    <w:rsid w:val="5715049D"/>
    <w:rsid w:val="571B597E"/>
    <w:rsid w:val="571FE8C2"/>
    <w:rsid w:val="572A13F6"/>
    <w:rsid w:val="572C3C76"/>
    <w:rsid w:val="573255F1"/>
    <w:rsid w:val="574B5D55"/>
    <w:rsid w:val="574F8F59"/>
    <w:rsid w:val="5765659F"/>
    <w:rsid w:val="5766A377"/>
    <w:rsid w:val="57677ECF"/>
    <w:rsid w:val="576D4618"/>
    <w:rsid w:val="577DEFC4"/>
    <w:rsid w:val="577E8469"/>
    <w:rsid w:val="5786BC38"/>
    <w:rsid w:val="578D1311"/>
    <w:rsid w:val="5790CC72"/>
    <w:rsid w:val="57934500"/>
    <w:rsid w:val="57970024"/>
    <w:rsid w:val="57993DE9"/>
    <w:rsid w:val="57ABD0C5"/>
    <w:rsid w:val="57B2A528"/>
    <w:rsid w:val="57C2B155"/>
    <w:rsid w:val="57C87A01"/>
    <w:rsid w:val="57CBE202"/>
    <w:rsid w:val="57CF32CC"/>
    <w:rsid w:val="57D2B003"/>
    <w:rsid w:val="57F0F5F4"/>
    <w:rsid w:val="57F40F8D"/>
    <w:rsid w:val="57F4DBF1"/>
    <w:rsid w:val="57FC623D"/>
    <w:rsid w:val="58039F73"/>
    <w:rsid w:val="5809DDA5"/>
    <w:rsid w:val="580D70F0"/>
    <w:rsid w:val="580E8C25"/>
    <w:rsid w:val="5816D21F"/>
    <w:rsid w:val="581C5B63"/>
    <w:rsid w:val="581E4155"/>
    <w:rsid w:val="582487C7"/>
    <w:rsid w:val="58284217"/>
    <w:rsid w:val="583C6038"/>
    <w:rsid w:val="58401FA4"/>
    <w:rsid w:val="584645C7"/>
    <w:rsid w:val="584B820B"/>
    <w:rsid w:val="584D1A87"/>
    <w:rsid w:val="5855861E"/>
    <w:rsid w:val="5860A45A"/>
    <w:rsid w:val="58649995"/>
    <w:rsid w:val="587C51DB"/>
    <w:rsid w:val="587CAD72"/>
    <w:rsid w:val="588520A8"/>
    <w:rsid w:val="5888762E"/>
    <w:rsid w:val="58916192"/>
    <w:rsid w:val="5892F6A2"/>
    <w:rsid w:val="589813B3"/>
    <w:rsid w:val="58B08A93"/>
    <w:rsid w:val="58B1AC31"/>
    <w:rsid w:val="58BBDA36"/>
    <w:rsid w:val="58BC14BB"/>
    <w:rsid w:val="58BE75E3"/>
    <w:rsid w:val="58C123DD"/>
    <w:rsid w:val="58C8B8B2"/>
    <w:rsid w:val="58D23F79"/>
    <w:rsid w:val="58E1C006"/>
    <w:rsid w:val="58F87AA7"/>
    <w:rsid w:val="59010112"/>
    <w:rsid w:val="59023776"/>
    <w:rsid w:val="5908FA79"/>
    <w:rsid w:val="590D69FC"/>
    <w:rsid w:val="5915E1CF"/>
    <w:rsid w:val="591C677A"/>
    <w:rsid w:val="5930A241"/>
    <w:rsid w:val="5934A139"/>
    <w:rsid w:val="594D57AC"/>
    <w:rsid w:val="5952648C"/>
    <w:rsid w:val="5956D2EC"/>
    <w:rsid w:val="595D1E68"/>
    <w:rsid w:val="5966D7E7"/>
    <w:rsid w:val="596D8026"/>
    <w:rsid w:val="596F954F"/>
    <w:rsid w:val="5970916E"/>
    <w:rsid w:val="597A7732"/>
    <w:rsid w:val="598C7CBC"/>
    <w:rsid w:val="59A14DD9"/>
    <w:rsid w:val="59AE6954"/>
    <w:rsid w:val="59C17658"/>
    <w:rsid w:val="59C2A91D"/>
    <w:rsid w:val="59C4BDA4"/>
    <w:rsid w:val="59C98842"/>
    <w:rsid w:val="59D3D069"/>
    <w:rsid w:val="59D4003D"/>
    <w:rsid w:val="59F1E27D"/>
    <w:rsid w:val="59FA23D0"/>
    <w:rsid w:val="59FC2727"/>
    <w:rsid w:val="5A060974"/>
    <w:rsid w:val="5A0A89B4"/>
    <w:rsid w:val="5A0D1D19"/>
    <w:rsid w:val="5A0D7257"/>
    <w:rsid w:val="5A0DF602"/>
    <w:rsid w:val="5A11268C"/>
    <w:rsid w:val="5A1AFD26"/>
    <w:rsid w:val="5A1FB804"/>
    <w:rsid w:val="5A26917C"/>
    <w:rsid w:val="5A36C67E"/>
    <w:rsid w:val="5A375424"/>
    <w:rsid w:val="5A398D9A"/>
    <w:rsid w:val="5A3A4AF6"/>
    <w:rsid w:val="5A554D04"/>
    <w:rsid w:val="5A5C11C8"/>
    <w:rsid w:val="5A5EA3B2"/>
    <w:rsid w:val="5A5FB5FF"/>
    <w:rsid w:val="5A6B886B"/>
    <w:rsid w:val="5A791C72"/>
    <w:rsid w:val="5A849F00"/>
    <w:rsid w:val="5A8BE2B9"/>
    <w:rsid w:val="5A8FF752"/>
    <w:rsid w:val="5A94797B"/>
    <w:rsid w:val="5A973BA6"/>
    <w:rsid w:val="5AA667F5"/>
    <w:rsid w:val="5AA8A7C8"/>
    <w:rsid w:val="5AA97BA7"/>
    <w:rsid w:val="5AB2482E"/>
    <w:rsid w:val="5ABBB83E"/>
    <w:rsid w:val="5ABEAFB1"/>
    <w:rsid w:val="5AC93A37"/>
    <w:rsid w:val="5ACA9846"/>
    <w:rsid w:val="5ACEF145"/>
    <w:rsid w:val="5AD1B727"/>
    <w:rsid w:val="5AD25C57"/>
    <w:rsid w:val="5AD31776"/>
    <w:rsid w:val="5ADE280B"/>
    <w:rsid w:val="5AE0D93B"/>
    <w:rsid w:val="5AE9F8BB"/>
    <w:rsid w:val="5AED1A90"/>
    <w:rsid w:val="5AEDC4CC"/>
    <w:rsid w:val="5AEE005D"/>
    <w:rsid w:val="5AF5492A"/>
    <w:rsid w:val="5AF6AA5F"/>
    <w:rsid w:val="5AFC0136"/>
    <w:rsid w:val="5AFCBA49"/>
    <w:rsid w:val="5B0B724B"/>
    <w:rsid w:val="5B1DAF3E"/>
    <w:rsid w:val="5B2E8687"/>
    <w:rsid w:val="5B38780A"/>
    <w:rsid w:val="5B494232"/>
    <w:rsid w:val="5B4D741E"/>
    <w:rsid w:val="5B4F14E3"/>
    <w:rsid w:val="5B580D47"/>
    <w:rsid w:val="5B59769B"/>
    <w:rsid w:val="5B5CE1AD"/>
    <w:rsid w:val="5B5E9C8B"/>
    <w:rsid w:val="5B68F5A2"/>
    <w:rsid w:val="5B7FF00C"/>
    <w:rsid w:val="5B84CF64"/>
    <w:rsid w:val="5B84F920"/>
    <w:rsid w:val="5B854FC5"/>
    <w:rsid w:val="5B8E4BA0"/>
    <w:rsid w:val="5B949C08"/>
    <w:rsid w:val="5B9808C3"/>
    <w:rsid w:val="5B9DFA39"/>
    <w:rsid w:val="5B9F6BAB"/>
    <w:rsid w:val="5BBE31C4"/>
    <w:rsid w:val="5BC3A7C1"/>
    <w:rsid w:val="5BC8F595"/>
    <w:rsid w:val="5BD87546"/>
    <w:rsid w:val="5BDF772F"/>
    <w:rsid w:val="5BEC7623"/>
    <w:rsid w:val="5BEFE4DE"/>
    <w:rsid w:val="5BF66C74"/>
    <w:rsid w:val="5BF8FBEC"/>
    <w:rsid w:val="5BFF72FB"/>
    <w:rsid w:val="5C0497AA"/>
    <w:rsid w:val="5C04DF87"/>
    <w:rsid w:val="5C0CA355"/>
    <w:rsid w:val="5C1036DE"/>
    <w:rsid w:val="5C10FB75"/>
    <w:rsid w:val="5C18F770"/>
    <w:rsid w:val="5C1A9341"/>
    <w:rsid w:val="5C2D493F"/>
    <w:rsid w:val="5C3C1103"/>
    <w:rsid w:val="5C3D860B"/>
    <w:rsid w:val="5C447A0B"/>
    <w:rsid w:val="5C477850"/>
    <w:rsid w:val="5C4F899A"/>
    <w:rsid w:val="5C50D2A6"/>
    <w:rsid w:val="5C525619"/>
    <w:rsid w:val="5C6274E2"/>
    <w:rsid w:val="5C63A620"/>
    <w:rsid w:val="5C6BBDC5"/>
    <w:rsid w:val="5C6FFD7E"/>
    <w:rsid w:val="5C76BCF9"/>
    <w:rsid w:val="5C78091D"/>
    <w:rsid w:val="5C79045E"/>
    <w:rsid w:val="5C80B87B"/>
    <w:rsid w:val="5C8C1113"/>
    <w:rsid w:val="5C91538C"/>
    <w:rsid w:val="5C916B3D"/>
    <w:rsid w:val="5C9B80B2"/>
    <w:rsid w:val="5CA06A29"/>
    <w:rsid w:val="5CA1F403"/>
    <w:rsid w:val="5CA77B01"/>
    <w:rsid w:val="5CA95547"/>
    <w:rsid w:val="5CAAF4B7"/>
    <w:rsid w:val="5CC4015F"/>
    <w:rsid w:val="5CCEC96C"/>
    <w:rsid w:val="5CE26766"/>
    <w:rsid w:val="5CF89FC0"/>
    <w:rsid w:val="5CFCD9FC"/>
    <w:rsid w:val="5CFFFD34"/>
    <w:rsid w:val="5D055260"/>
    <w:rsid w:val="5D126BEC"/>
    <w:rsid w:val="5D212026"/>
    <w:rsid w:val="5D330400"/>
    <w:rsid w:val="5D362AE9"/>
    <w:rsid w:val="5D37F8FA"/>
    <w:rsid w:val="5D39268C"/>
    <w:rsid w:val="5D3AA287"/>
    <w:rsid w:val="5D3FA69E"/>
    <w:rsid w:val="5D403238"/>
    <w:rsid w:val="5D498D1A"/>
    <w:rsid w:val="5D49E3F0"/>
    <w:rsid w:val="5D5739A4"/>
    <w:rsid w:val="5D59D188"/>
    <w:rsid w:val="5D5FB28E"/>
    <w:rsid w:val="5D5FB4C2"/>
    <w:rsid w:val="5D60E074"/>
    <w:rsid w:val="5D68F049"/>
    <w:rsid w:val="5D6A0F07"/>
    <w:rsid w:val="5D6E42C4"/>
    <w:rsid w:val="5D913D92"/>
    <w:rsid w:val="5D93CAB7"/>
    <w:rsid w:val="5DA27E6E"/>
    <w:rsid w:val="5DA47F5B"/>
    <w:rsid w:val="5DA505C0"/>
    <w:rsid w:val="5DA59026"/>
    <w:rsid w:val="5DBB5E67"/>
    <w:rsid w:val="5DCFF4D9"/>
    <w:rsid w:val="5DE05504"/>
    <w:rsid w:val="5DE1BFA7"/>
    <w:rsid w:val="5DE90BD8"/>
    <w:rsid w:val="5E0367F5"/>
    <w:rsid w:val="5E0851D5"/>
    <w:rsid w:val="5E0CEDC8"/>
    <w:rsid w:val="5E0F5388"/>
    <w:rsid w:val="5E1CA582"/>
    <w:rsid w:val="5E1FF933"/>
    <w:rsid w:val="5E243FFD"/>
    <w:rsid w:val="5E2E1945"/>
    <w:rsid w:val="5E43173F"/>
    <w:rsid w:val="5E4B3A14"/>
    <w:rsid w:val="5E4CF24F"/>
    <w:rsid w:val="5E517D43"/>
    <w:rsid w:val="5E66DB27"/>
    <w:rsid w:val="5E676725"/>
    <w:rsid w:val="5E67D746"/>
    <w:rsid w:val="5E8130C2"/>
    <w:rsid w:val="5E8B9CE7"/>
    <w:rsid w:val="5E936BE9"/>
    <w:rsid w:val="5EA87AF1"/>
    <w:rsid w:val="5EABCDEA"/>
    <w:rsid w:val="5EAD6241"/>
    <w:rsid w:val="5EB38A2A"/>
    <w:rsid w:val="5EC8DBC5"/>
    <w:rsid w:val="5EEEA7C2"/>
    <w:rsid w:val="5EF7A0B7"/>
    <w:rsid w:val="5F122CA9"/>
    <w:rsid w:val="5F13494B"/>
    <w:rsid w:val="5F2092A4"/>
    <w:rsid w:val="5F22398B"/>
    <w:rsid w:val="5F26A8C8"/>
    <w:rsid w:val="5F315B18"/>
    <w:rsid w:val="5F5DD304"/>
    <w:rsid w:val="5F5EDDB1"/>
    <w:rsid w:val="5F6D79DA"/>
    <w:rsid w:val="5F7A35D6"/>
    <w:rsid w:val="5F8AD76D"/>
    <w:rsid w:val="5F8B2771"/>
    <w:rsid w:val="5FAC9319"/>
    <w:rsid w:val="5FB60A7B"/>
    <w:rsid w:val="5FCE7F4F"/>
    <w:rsid w:val="5FCE9E81"/>
    <w:rsid w:val="5FD5506D"/>
    <w:rsid w:val="5FDA3871"/>
    <w:rsid w:val="5FE5768C"/>
    <w:rsid w:val="5FE75FC2"/>
    <w:rsid w:val="5FE7D136"/>
    <w:rsid w:val="5FEC8EEE"/>
    <w:rsid w:val="5FEE7DCD"/>
    <w:rsid w:val="5FFDD040"/>
    <w:rsid w:val="600C2663"/>
    <w:rsid w:val="602B5610"/>
    <w:rsid w:val="60345018"/>
    <w:rsid w:val="6034C459"/>
    <w:rsid w:val="6039AD00"/>
    <w:rsid w:val="604BA1AA"/>
    <w:rsid w:val="605878A7"/>
    <w:rsid w:val="605F7CC8"/>
    <w:rsid w:val="60625D0A"/>
    <w:rsid w:val="606AC608"/>
    <w:rsid w:val="60700C56"/>
    <w:rsid w:val="6076D1C6"/>
    <w:rsid w:val="607AC9BD"/>
    <w:rsid w:val="6085C719"/>
    <w:rsid w:val="6086E5D4"/>
    <w:rsid w:val="6090E3AE"/>
    <w:rsid w:val="6098186B"/>
    <w:rsid w:val="60989ACC"/>
    <w:rsid w:val="609EA0AD"/>
    <w:rsid w:val="60A0D5EC"/>
    <w:rsid w:val="60AB99AA"/>
    <w:rsid w:val="60B94E48"/>
    <w:rsid w:val="60BA079E"/>
    <w:rsid w:val="60BE3683"/>
    <w:rsid w:val="60C00E76"/>
    <w:rsid w:val="60DCE4B4"/>
    <w:rsid w:val="60E6978E"/>
    <w:rsid w:val="60E6FA99"/>
    <w:rsid w:val="60F2068F"/>
    <w:rsid w:val="61005C36"/>
    <w:rsid w:val="611708D1"/>
    <w:rsid w:val="6117949C"/>
    <w:rsid w:val="6117F5C6"/>
    <w:rsid w:val="611FFBBF"/>
    <w:rsid w:val="61206E81"/>
    <w:rsid w:val="61297903"/>
    <w:rsid w:val="6130A6E6"/>
    <w:rsid w:val="613A1730"/>
    <w:rsid w:val="613C8065"/>
    <w:rsid w:val="614A88B9"/>
    <w:rsid w:val="614B61E4"/>
    <w:rsid w:val="61516812"/>
    <w:rsid w:val="61653A5B"/>
    <w:rsid w:val="616B005E"/>
    <w:rsid w:val="6172DEB7"/>
    <w:rsid w:val="6176512C"/>
    <w:rsid w:val="617F88F1"/>
    <w:rsid w:val="61862FB2"/>
    <w:rsid w:val="6197F066"/>
    <w:rsid w:val="619C6461"/>
    <w:rsid w:val="619CCBEC"/>
    <w:rsid w:val="61A385C9"/>
    <w:rsid w:val="61A66D15"/>
    <w:rsid w:val="61BAAF0E"/>
    <w:rsid w:val="61C47D85"/>
    <w:rsid w:val="61D8472E"/>
    <w:rsid w:val="61E21A06"/>
    <w:rsid w:val="620AEC4E"/>
    <w:rsid w:val="6215C4B7"/>
    <w:rsid w:val="6220AF87"/>
    <w:rsid w:val="6221B883"/>
    <w:rsid w:val="622ECA1B"/>
    <w:rsid w:val="62345B50"/>
    <w:rsid w:val="62402838"/>
    <w:rsid w:val="624A3D22"/>
    <w:rsid w:val="624F02DB"/>
    <w:rsid w:val="625243CD"/>
    <w:rsid w:val="625665DC"/>
    <w:rsid w:val="626D548D"/>
    <w:rsid w:val="6272E7C6"/>
    <w:rsid w:val="6274C950"/>
    <w:rsid w:val="627E300C"/>
    <w:rsid w:val="628ECF1C"/>
    <w:rsid w:val="6299AA5A"/>
    <w:rsid w:val="629A92C8"/>
    <w:rsid w:val="629DFF31"/>
    <w:rsid w:val="629E8F1A"/>
    <w:rsid w:val="62AFA8A5"/>
    <w:rsid w:val="62AFC6F4"/>
    <w:rsid w:val="62B3C577"/>
    <w:rsid w:val="62BAA8D7"/>
    <w:rsid w:val="62BB2A64"/>
    <w:rsid w:val="62BE6058"/>
    <w:rsid w:val="62C500FE"/>
    <w:rsid w:val="62CB4AA8"/>
    <w:rsid w:val="62D08111"/>
    <w:rsid w:val="62D3B1EA"/>
    <w:rsid w:val="62D7378A"/>
    <w:rsid w:val="62D916AE"/>
    <w:rsid w:val="62E6506B"/>
    <w:rsid w:val="62ED7C57"/>
    <w:rsid w:val="62F1DCE7"/>
    <w:rsid w:val="63002356"/>
    <w:rsid w:val="63009D7C"/>
    <w:rsid w:val="630956EA"/>
    <w:rsid w:val="6319EF5E"/>
    <w:rsid w:val="63264C4B"/>
    <w:rsid w:val="633B7801"/>
    <w:rsid w:val="633BE037"/>
    <w:rsid w:val="633CE952"/>
    <w:rsid w:val="63470724"/>
    <w:rsid w:val="634B942D"/>
    <w:rsid w:val="634FC262"/>
    <w:rsid w:val="63508F61"/>
    <w:rsid w:val="636AAA89"/>
    <w:rsid w:val="637A2A86"/>
    <w:rsid w:val="637E2BF0"/>
    <w:rsid w:val="638D6930"/>
    <w:rsid w:val="63919329"/>
    <w:rsid w:val="6392F83A"/>
    <w:rsid w:val="6397D59A"/>
    <w:rsid w:val="639896BF"/>
    <w:rsid w:val="639D2C93"/>
    <w:rsid w:val="63AE011E"/>
    <w:rsid w:val="63B81502"/>
    <w:rsid w:val="63BBAD8F"/>
    <w:rsid w:val="63C0D50B"/>
    <w:rsid w:val="63CB83C1"/>
    <w:rsid w:val="63D03510"/>
    <w:rsid w:val="63D5E579"/>
    <w:rsid w:val="63DAD448"/>
    <w:rsid w:val="63E46FD7"/>
    <w:rsid w:val="63E58D6E"/>
    <w:rsid w:val="63FD1707"/>
    <w:rsid w:val="640745E8"/>
    <w:rsid w:val="641D178E"/>
    <w:rsid w:val="64313C81"/>
    <w:rsid w:val="64315351"/>
    <w:rsid w:val="64347E44"/>
    <w:rsid w:val="64399572"/>
    <w:rsid w:val="643BCC15"/>
    <w:rsid w:val="644BA9A3"/>
    <w:rsid w:val="644BFD90"/>
    <w:rsid w:val="644FDF0A"/>
    <w:rsid w:val="6450F767"/>
    <w:rsid w:val="645288C3"/>
    <w:rsid w:val="64634521"/>
    <w:rsid w:val="646757CF"/>
    <w:rsid w:val="6467FA67"/>
    <w:rsid w:val="6479E72B"/>
    <w:rsid w:val="6497D7CE"/>
    <w:rsid w:val="64A6D7B4"/>
    <w:rsid w:val="64AC47D0"/>
    <w:rsid w:val="64B13FFE"/>
    <w:rsid w:val="64C9771A"/>
    <w:rsid w:val="64CAD895"/>
    <w:rsid w:val="64CBDFC0"/>
    <w:rsid w:val="64D08829"/>
    <w:rsid w:val="64D20CE5"/>
    <w:rsid w:val="64E73084"/>
    <w:rsid w:val="64EC92EF"/>
    <w:rsid w:val="64ED4BCF"/>
    <w:rsid w:val="64EF929C"/>
    <w:rsid w:val="64F39D45"/>
    <w:rsid w:val="64F51D41"/>
    <w:rsid w:val="64F67DEF"/>
    <w:rsid w:val="64F83985"/>
    <w:rsid w:val="6501A43A"/>
    <w:rsid w:val="650C9B4A"/>
    <w:rsid w:val="6510FDBF"/>
    <w:rsid w:val="6517533E"/>
    <w:rsid w:val="651E95EF"/>
    <w:rsid w:val="6525C1B0"/>
    <w:rsid w:val="652D9836"/>
    <w:rsid w:val="65360F39"/>
    <w:rsid w:val="6544A29A"/>
    <w:rsid w:val="654DC2D2"/>
    <w:rsid w:val="6559899C"/>
    <w:rsid w:val="655AFB5A"/>
    <w:rsid w:val="655B5172"/>
    <w:rsid w:val="655FDA72"/>
    <w:rsid w:val="6560415B"/>
    <w:rsid w:val="6562A517"/>
    <w:rsid w:val="656602FF"/>
    <w:rsid w:val="656A4042"/>
    <w:rsid w:val="656C75A9"/>
    <w:rsid w:val="65810406"/>
    <w:rsid w:val="65889321"/>
    <w:rsid w:val="65895BB3"/>
    <w:rsid w:val="659428A7"/>
    <w:rsid w:val="659FD8ED"/>
    <w:rsid w:val="65A3592F"/>
    <w:rsid w:val="65A49EFA"/>
    <w:rsid w:val="65A56A6D"/>
    <w:rsid w:val="65A9C8D7"/>
    <w:rsid w:val="65B2DE52"/>
    <w:rsid w:val="65B329B7"/>
    <w:rsid w:val="65BB1533"/>
    <w:rsid w:val="65BE8EE0"/>
    <w:rsid w:val="65C4713E"/>
    <w:rsid w:val="65C5D631"/>
    <w:rsid w:val="65C8AFB7"/>
    <w:rsid w:val="65DDDCFC"/>
    <w:rsid w:val="65E6569F"/>
    <w:rsid w:val="65E9B7E1"/>
    <w:rsid w:val="65F8AF99"/>
    <w:rsid w:val="661CBFA5"/>
    <w:rsid w:val="661E7253"/>
    <w:rsid w:val="664366CB"/>
    <w:rsid w:val="664F1AAB"/>
    <w:rsid w:val="6656CF95"/>
    <w:rsid w:val="6668E3DF"/>
    <w:rsid w:val="66771486"/>
    <w:rsid w:val="66862460"/>
    <w:rsid w:val="6687918B"/>
    <w:rsid w:val="66951CF0"/>
    <w:rsid w:val="669CBF7F"/>
    <w:rsid w:val="66ACA2D1"/>
    <w:rsid w:val="66C3A890"/>
    <w:rsid w:val="66D1255D"/>
    <w:rsid w:val="66E226E8"/>
    <w:rsid w:val="66E629B8"/>
    <w:rsid w:val="66E8DCE8"/>
    <w:rsid w:val="66EAD45D"/>
    <w:rsid w:val="66EE6C75"/>
    <w:rsid w:val="66FE810B"/>
    <w:rsid w:val="670566DF"/>
    <w:rsid w:val="670F8ED0"/>
    <w:rsid w:val="6713A186"/>
    <w:rsid w:val="6713D8CF"/>
    <w:rsid w:val="6714DE32"/>
    <w:rsid w:val="671FBE6A"/>
    <w:rsid w:val="67267CCC"/>
    <w:rsid w:val="67323A3F"/>
    <w:rsid w:val="6734F417"/>
    <w:rsid w:val="673D5890"/>
    <w:rsid w:val="673FA55E"/>
    <w:rsid w:val="674CF53B"/>
    <w:rsid w:val="674E2CEB"/>
    <w:rsid w:val="6750FE9E"/>
    <w:rsid w:val="675D5D92"/>
    <w:rsid w:val="67611D73"/>
    <w:rsid w:val="67647A01"/>
    <w:rsid w:val="6777F447"/>
    <w:rsid w:val="677EE4B3"/>
    <w:rsid w:val="677F0D56"/>
    <w:rsid w:val="67854CB7"/>
    <w:rsid w:val="678CD753"/>
    <w:rsid w:val="679083EE"/>
    <w:rsid w:val="67935880"/>
    <w:rsid w:val="6793E8C8"/>
    <w:rsid w:val="67990F9E"/>
    <w:rsid w:val="679EA869"/>
    <w:rsid w:val="67B3A05A"/>
    <w:rsid w:val="67B6B77E"/>
    <w:rsid w:val="67B9B6B6"/>
    <w:rsid w:val="67C13CBB"/>
    <w:rsid w:val="67C41D6B"/>
    <w:rsid w:val="67D5D604"/>
    <w:rsid w:val="67DF36CA"/>
    <w:rsid w:val="67E75DFE"/>
    <w:rsid w:val="67ED4858"/>
    <w:rsid w:val="67F8868F"/>
    <w:rsid w:val="67FA1A1E"/>
    <w:rsid w:val="67FDF931"/>
    <w:rsid w:val="680F83D5"/>
    <w:rsid w:val="680F862F"/>
    <w:rsid w:val="68122097"/>
    <w:rsid w:val="6818C64B"/>
    <w:rsid w:val="681905F9"/>
    <w:rsid w:val="68223C58"/>
    <w:rsid w:val="683827CB"/>
    <w:rsid w:val="6838CFA7"/>
    <w:rsid w:val="684AFAC6"/>
    <w:rsid w:val="6852116A"/>
    <w:rsid w:val="686603A4"/>
    <w:rsid w:val="68673188"/>
    <w:rsid w:val="687CCB5B"/>
    <w:rsid w:val="687E3095"/>
    <w:rsid w:val="688278D7"/>
    <w:rsid w:val="6885C7A7"/>
    <w:rsid w:val="68885B81"/>
    <w:rsid w:val="689A66EB"/>
    <w:rsid w:val="68A4380A"/>
    <w:rsid w:val="68A86E16"/>
    <w:rsid w:val="68B1AE38"/>
    <w:rsid w:val="68B4522B"/>
    <w:rsid w:val="68BAD690"/>
    <w:rsid w:val="68BF17C5"/>
    <w:rsid w:val="68BF44BA"/>
    <w:rsid w:val="68C82D1F"/>
    <w:rsid w:val="68D33452"/>
    <w:rsid w:val="68DC83EC"/>
    <w:rsid w:val="68DCA47C"/>
    <w:rsid w:val="68E460DC"/>
    <w:rsid w:val="68EF5442"/>
    <w:rsid w:val="68FAFB60"/>
    <w:rsid w:val="68FAFF64"/>
    <w:rsid w:val="6905AAD0"/>
    <w:rsid w:val="69097313"/>
    <w:rsid w:val="6916A4A3"/>
    <w:rsid w:val="691DE95B"/>
    <w:rsid w:val="6920AB57"/>
    <w:rsid w:val="69279AD1"/>
    <w:rsid w:val="693A6F41"/>
    <w:rsid w:val="693FA2CE"/>
    <w:rsid w:val="69412552"/>
    <w:rsid w:val="694C5530"/>
    <w:rsid w:val="6953D71A"/>
    <w:rsid w:val="695437A9"/>
    <w:rsid w:val="695F7F6A"/>
    <w:rsid w:val="69657639"/>
    <w:rsid w:val="697B1320"/>
    <w:rsid w:val="69813585"/>
    <w:rsid w:val="6989EE2E"/>
    <w:rsid w:val="698A0FBA"/>
    <w:rsid w:val="698F4254"/>
    <w:rsid w:val="6991FB7C"/>
    <w:rsid w:val="699E875D"/>
    <w:rsid w:val="69AFA7F4"/>
    <w:rsid w:val="69B63792"/>
    <w:rsid w:val="69BA5047"/>
    <w:rsid w:val="69BEC7EB"/>
    <w:rsid w:val="69D2700B"/>
    <w:rsid w:val="6A00FBD6"/>
    <w:rsid w:val="6A060E09"/>
    <w:rsid w:val="6A06915C"/>
    <w:rsid w:val="6A16FF25"/>
    <w:rsid w:val="6A1AFD15"/>
    <w:rsid w:val="6A1EE94A"/>
    <w:rsid w:val="6A214ECC"/>
    <w:rsid w:val="6A221440"/>
    <w:rsid w:val="6A3C0B82"/>
    <w:rsid w:val="6A475CFF"/>
    <w:rsid w:val="6A4E408C"/>
    <w:rsid w:val="6A50899C"/>
    <w:rsid w:val="6A54DF50"/>
    <w:rsid w:val="6A640777"/>
    <w:rsid w:val="6A64E9FD"/>
    <w:rsid w:val="6A70F791"/>
    <w:rsid w:val="6A7C0C2C"/>
    <w:rsid w:val="6A81F97B"/>
    <w:rsid w:val="6A9406E3"/>
    <w:rsid w:val="6AA3ACD9"/>
    <w:rsid w:val="6AAFEF9B"/>
    <w:rsid w:val="6AB5BFD0"/>
    <w:rsid w:val="6ABAE02F"/>
    <w:rsid w:val="6AC7F387"/>
    <w:rsid w:val="6AC8ED70"/>
    <w:rsid w:val="6AD98348"/>
    <w:rsid w:val="6ADD8E27"/>
    <w:rsid w:val="6AE94401"/>
    <w:rsid w:val="6AEAEDBA"/>
    <w:rsid w:val="6AF25397"/>
    <w:rsid w:val="6AFCC976"/>
    <w:rsid w:val="6B23B50C"/>
    <w:rsid w:val="6B2638BE"/>
    <w:rsid w:val="6B35B2D6"/>
    <w:rsid w:val="6B4D568D"/>
    <w:rsid w:val="6B5B60D7"/>
    <w:rsid w:val="6B75BC6E"/>
    <w:rsid w:val="6B766A20"/>
    <w:rsid w:val="6B7D0D3A"/>
    <w:rsid w:val="6B7F32B6"/>
    <w:rsid w:val="6BA4F4ED"/>
    <w:rsid w:val="6BB3104E"/>
    <w:rsid w:val="6BBA79CE"/>
    <w:rsid w:val="6BC95229"/>
    <w:rsid w:val="6BCCB398"/>
    <w:rsid w:val="6BDCBCC4"/>
    <w:rsid w:val="6BDD7E64"/>
    <w:rsid w:val="6BED39C7"/>
    <w:rsid w:val="6BEDE6EE"/>
    <w:rsid w:val="6BFEB54A"/>
    <w:rsid w:val="6C076B1D"/>
    <w:rsid w:val="6C11FB87"/>
    <w:rsid w:val="6C1348DF"/>
    <w:rsid w:val="6C147791"/>
    <w:rsid w:val="6C17DC8D"/>
    <w:rsid w:val="6C18B16E"/>
    <w:rsid w:val="6C32DEBC"/>
    <w:rsid w:val="6C369787"/>
    <w:rsid w:val="6C443795"/>
    <w:rsid w:val="6C4485CB"/>
    <w:rsid w:val="6C60B8B3"/>
    <w:rsid w:val="6C615B89"/>
    <w:rsid w:val="6C618B1D"/>
    <w:rsid w:val="6C632484"/>
    <w:rsid w:val="6C72941E"/>
    <w:rsid w:val="6C8FB537"/>
    <w:rsid w:val="6C9B806B"/>
    <w:rsid w:val="6CAA561C"/>
    <w:rsid w:val="6CAE2E4A"/>
    <w:rsid w:val="6CBC89F9"/>
    <w:rsid w:val="6CBD0F39"/>
    <w:rsid w:val="6CCB94C2"/>
    <w:rsid w:val="6CD02803"/>
    <w:rsid w:val="6CF01D25"/>
    <w:rsid w:val="6CF18813"/>
    <w:rsid w:val="6CF36840"/>
    <w:rsid w:val="6D074495"/>
    <w:rsid w:val="6D13FFDC"/>
    <w:rsid w:val="6D165831"/>
    <w:rsid w:val="6D17DB4B"/>
    <w:rsid w:val="6D19533D"/>
    <w:rsid w:val="6D21F575"/>
    <w:rsid w:val="6D38CE0F"/>
    <w:rsid w:val="6D3B19B2"/>
    <w:rsid w:val="6D422844"/>
    <w:rsid w:val="6D454CA9"/>
    <w:rsid w:val="6D496778"/>
    <w:rsid w:val="6D4EE9C5"/>
    <w:rsid w:val="6D5239DE"/>
    <w:rsid w:val="6D5BBDC7"/>
    <w:rsid w:val="6D5C012C"/>
    <w:rsid w:val="6D5DEEF9"/>
    <w:rsid w:val="6D70264E"/>
    <w:rsid w:val="6D703E4E"/>
    <w:rsid w:val="6D76C1EB"/>
    <w:rsid w:val="6D771756"/>
    <w:rsid w:val="6D932ECE"/>
    <w:rsid w:val="6DA565C7"/>
    <w:rsid w:val="6DB17423"/>
    <w:rsid w:val="6DB8678C"/>
    <w:rsid w:val="6DBC25A9"/>
    <w:rsid w:val="6DCE5A44"/>
    <w:rsid w:val="6DD27B6B"/>
    <w:rsid w:val="6DD4AC9C"/>
    <w:rsid w:val="6DE4E38A"/>
    <w:rsid w:val="6E0457BD"/>
    <w:rsid w:val="6E06C521"/>
    <w:rsid w:val="6E0D6860"/>
    <w:rsid w:val="6E0DDAC3"/>
    <w:rsid w:val="6E12C00E"/>
    <w:rsid w:val="6E177CD3"/>
    <w:rsid w:val="6E196F19"/>
    <w:rsid w:val="6E24058B"/>
    <w:rsid w:val="6E390421"/>
    <w:rsid w:val="6E394FB9"/>
    <w:rsid w:val="6E47D699"/>
    <w:rsid w:val="6E4A7F85"/>
    <w:rsid w:val="6E4F69F7"/>
    <w:rsid w:val="6E5239D0"/>
    <w:rsid w:val="6E614D81"/>
    <w:rsid w:val="6E6D4C37"/>
    <w:rsid w:val="6E7F7607"/>
    <w:rsid w:val="6E8D8E99"/>
    <w:rsid w:val="6E967A83"/>
    <w:rsid w:val="6E9EE647"/>
    <w:rsid w:val="6EBC474C"/>
    <w:rsid w:val="6EC74996"/>
    <w:rsid w:val="6ECBE1BF"/>
    <w:rsid w:val="6ECC8265"/>
    <w:rsid w:val="6ED16D9D"/>
    <w:rsid w:val="6EE1AB7B"/>
    <w:rsid w:val="6EE35540"/>
    <w:rsid w:val="6EE65015"/>
    <w:rsid w:val="6EE7D299"/>
    <w:rsid w:val="6EEA972D"/>
    <w:rsid w:val="6EED12F5"/>
    <w:rsid w:val="6EED7219"/>
    <w:rsid w:val="6EFA33C8"/>
    <w:rsid w:val="6F069069"/>
    <w:rsid w:val="6F1F6913"/>
    <w:rsid w:val="6F2519B1"/>
    <w:rsid w:val="6F2979B3"/>
    <w:rsid w:val="6F2ECD50"/>
    <w:rsid w:val="6F303DF9"/>
    <w:rsid w:val="6F4D36FC"/>
    <w:rsid w:val="6F550C8B"/>
    <w:rsid w:val="6F5F0484"/>
    <w:rsid w:val="6F5F98BF"/>
    <w:rsid w:val="6F645FF1"/>
    <w:rsid w:val="6F7E57B9"/>
    <w:rsid w:val="6F821ADA"/>
    <w:rsid w:val="6F82B9BF"/>
    <w:rsid w:val="6F833FF2"/>
    <w:rsid w:val="6F844F5F"/>
    <w:rsid w:val="6F869661"/>
    <w:rsid w:val="6F88C82B"/>
    <w:rsid w:val="6F9CAC9C"/>
    <w:rsid w:val="6FB06E8A"/>
    <w:rsid w:val="6FBCB417"/>
    <w:rsid w:val="6FBD353D"/>
    <w:rsid w:val="6FBDDA1F"/>
    <w:rsid w:val="6FCDB482"/>
    <w:rsid w:val="6FD10D46"/>
    <w:rsid w:val="6FD37AA3"/>
    <w:rsid w:val="6FE64FE6"/>
    <w:rsid w:val="6FEA24E2"/>
    <w:rsid w:val="6FED5776"/>
    <w:rsid w:val="6FEEC769"/>
    <w:rsid w:val="6FEFCB66"/>
    <w:rsid w:val="6FF7573C"/>
    <w:rsid w:val="70045B10"/>
    <w:rsid w:val="70069901"/>
    <w:rsid w:val="70103FD5"/>
    <w:rsid w:val="7011658D"/>
    <w:rsid w:val="70193D55"/>
    <w:rsid w:val="701D6A85"/>
    <w:rsid w:val="70204602"/>
    <w:rsid w:val="7021F996"/>
    <w:rsid w:val="70407CC8"/>
    <w:rsid w:val="70418904"/>
    <w:rsid w:val="70420396"/>
    <w:rsid w:val="704B0985"/>
    <w:rsid w:val="7063CCDC"/>
    <w:rsid w:val="7066083E"/>
    <w:rsid w:val="7067A02F"/>
    <w:rsid w:val="706CAF0B"/>
    <w:rsid w:val="70709E09"/>
    <w:rsid w:val="70709F47"/>
    <w:rsid w:val="7070D53C"/>
    <w:rsid w:val="70713F32"/>
    <w:rsid w:val="70786B16"/>
    <w:rsid w:val="707DBB85"/>
    <w:rsid w:val="7084561D"/>
    <w:rsid w:val="70866232"/>
    <w:rsid w:val="70935B12"/>
    <w:rsid w:val="7097405B"/>
    <w:rsid w:val="709FD0CA"/>
    <w:rsid w:val="70A3E98D"/>
    <w:rsid w:val="70A79302"/>
    <w:rsid w:val="70AAC6A1"/>
    <w:rsid w:val="70ACD73E"/>
    <w:rsid w:val="70B23EF1"/>
    <w:rsid w:val="70C73BC9"/>
    <w:rsid w:val="70CC69A2"/>
    <w:rsid w:val="70D059D2"/>
    <w:rsid w:val="70D529D5"/>
    <w:rsid w:val="70D61F3B"/>
    <w:rsid w:val="70F08347"/>
    <w:rsid w:val="70FB7508"/>
    <w:rsid w:val="70FE55CE"/>
    <w:rsid w:val="7109F83A"/>
    <w:rsid w:val="710CB9FE"/>
    <w:rsid w:val="7117DAD1"/>
    <w:rsid w:val="7118B459"/>
    <w:rsid w:val="712F6DFD"/>
    <w:rsid w:val="712FFC00"/>
    <w:rsid w:val="7136B653"/>
    <w:rsid w:val="713F5AB4"/>
    <w:rsid w:val="7151958B"/>
    <w:rsid w:val="7162B162"/>
    <w:rsid w:val="716B7ADF"/>
    <w:rsid w:val="7182DB9F"/>
    <w:rsid w:val="7191720A"/>
    <w:rsid w:val="71B611C9"/>
    <w:rsid w:val="71B7936B"/>
    <w:rsid w:val="71C02C98"/>
    <w:rsid w:val="71C2B0A8"/>
    <w:rsid w:val="71D0D2D8"/>
    <w:rsid w:val="71E9819C"/>
    <w:rsid w:val="71F02A07"/>
    <w:rsid w:val="72059BEF"/>
    <w:rsid w:val="72097B8B"/>
    <w:rsid w:val="720A6CD2"/>
    <w:rsid w:val="7210A0CA"/>
    <w:rsid w:val="72204EB7"/>
    <w:rsid w:val="722D47A0"/>
    <w:rsid w:val="7239816E"/>
    <w:rsid w:val="723C3228"/>
    <w:rsid w:val="72474789"/>
    <w:rsid w:val="724F70CD"/>
    <w:rsid w:val="7256542D"/>
    <w:rsid w:val="72653398"/>
    <w:rsid w:val="72656C1B"/>
    <w:rsid w:val="726A8059"/>
    <w:rsid w:val="729774C8"/>
    <w:rsid w:val="729BF050"/>
    <w:rsid w:val="72A1CB67"/>
    <w:rsid w:val="72A78D2A"/>
    <w:rsid w:val="72B63804"/>
    <w:rsid w:val="72B87A60"/>
    <w:rsid w:val="72B8D671"/>
    <w:rsid w:val="72BE1064"/>
    <w:rsid w:val="72C6EB4A"/>
    <w:rsid w:val="72CD2466"/>
    <w:rsid w:val="72FD971D"/>
    <w:rsid w:val="73083FD1"/>
    <w:rsid w:val="731A4B9D"/>
    <w:rsid w:val="73201708"/>
    <w:rsid w:val="73239CF6"/>
    <w:rsid w:val="7324D913"/>
    <w:rsid w:val="7324DE32"/>
    <w:rsid w:val="7324E20F"/>
    <w:rsid w:val="73298AFE"/>
    <w:rsid w:val="732AFD9A"/>
    <w:rsid w:val="732F4CDD"/>
    <w:rsid w:val="73361CE6"/>
    <w:rsid w:val="7337F2B6"/>
    <w:rsid w:val="7356AAB9"/>
    <w:rsid w:val="7359C657"/>
    <w:rsid w:val="735A55D8"/>
    <w:rsid w:val="7370FB40"/>
    <w:rsid w:val="7377A340"/>
    <w:rsid w:val="737B4827"/>
    <w:rsid w:val="738A1071"/>
    <w:rsid w:val="738FE532"/>
    <w:rsid w:val="7393C7F2"/>
    <w:rsid w:val="7396908E"/>
    <w:rsid w:val="73A41B13"/>
    <w:rsid w:val="73A5F6AB"/>
    <w:rsid w:val="73AACA2D"/>
    <w:rsid w:val="73BA0A94"/>
    <w:rsid w:val="73C39DEE"/>
    <w:rsid w:val="73C8DB94"/>
    <w:rsid w:val="73D0BE86"/>
    <w:rsid w:val="73D2CA3B"/>
    <w:rsid w:val="73D5F5DF"/>
    <w:rsid w:val="73EC6E6D"/>
    <w:rsid w:val="73F0026E"/>
    <w:rsid w:val="73F49E59"/>
    <w:rsid w:val="740224C7"/>
    <w:rsid w:val="7410E8E8"/>
    <w:rsid w:val="7413AB29"/>
    <w:rsid w:val="74223353"/>
    <w:rsid w:val="742D7A3C"/>
    <w:rsid w:val="742DB97A"/>
    <w:rsid w:val="743E8D76"/>
    <w:rsid w:val="743FA1F4"/>
    <w:rsid w:val="743FB5C5"/>
    <w:rsid w:val="744E2B5A"/>
    <w:rsid w:val="744FCCF9"/>
    <w:rsid w:val="74524B39"/>
    <w:rsid w:val="746555AB"/>
    <w:rsid w:val="746B9BC5"/>
    <w:rsid w:val="746C28FB"/>
    <w:rsid w:val="74746568"/>
    <w:rsid w:val="747A804E"/>
    <w:rsid w:val="747E2790"/>
    <w:rsid w:val="748CBA1B"/>
    <w:rsid w:val="748EEBB2"/>
    <w:rsid w:val="74907362"/>
    <w:rsid w:val="74A89E66"/>
    <w:rsid w:val="74AF3F0F"/>
    <w:rsid w:val="74B5B50C"/>
    <w:rsid w:val="74BB279D"/>
    <w:rsid w:val="74C7A7AF"/>
    <w:rsid w:val="74D70240"/>
    <w:rsid w:val="74DD5733"/>
    <w:rsid w:val="74E4A223"/>
    <w:rsid w:val="74E85172"/>
    <w:rsid w:val="74F52A1A"/>
    <w:rsid w:val="750A92D6"/>
    <w:rsid w:val="751CB368"/>
    <w:rsid w:val="75258D41"/>
    <w:rsid w:val="7534A3F2"/>
    <w:rsid w:val="753E767C"/>
    <w:rsid w:val="7541927F"/>
    <w:rsid w:val="7545ACF0"/>
    <w:rsid w:val="75460975"/>
    <w:rsid w:val="755C5479"/>
    <w:rsid w:val="756616F2"/>
    <w:rsid w:val="756C2267"/>
    <w:rsid w:val="756D65FC"/>
    <w:rsid w:val="758E09C0"/>
    <w:rsid w:val="759F044A"/>
    <w:rsid w:val="75A09B7E"/>
    <w:rsid w:val="75A3BDBA"/>
    <w:rsid w:val="75C030F7"/>
    <w:rsid w:val="75C66359"/>
    <w:rsid w:val="75C76709"/>
    <w:rsid w:val="75CD9B62"/>
    <w:rsid w:val="75D22FA8"/>
    <w:rsid w:val="75DD2197"/>
    <w:rsid w:val="75DD2A79"/>
    <w:rsid w:val="75E1EC39"/>
    <w:rsid w:val="75F11741"/>
    <w:rsid w:val="75F51C9E"/>
    <w:rsid w:val="76033399"/>
    <w:rsid w:val="76033EA0"/>
    <w:rsid w:val="7621E223"/>
    <w:rsid w:val="76345FFB"/>
    <w:rsid w:val="763B43C7"/>
    <w:rsid w:val="7651EC5F"/>
    <w:rsid w:val="765A1441"/>
    <w:rsid w:val="765AB029"/>
    <w:rsid w:val="766CB5D9"/>
    <w:rsid w:val="766EB7F1"/>
    <w:rsid w:val="76725FB1"/>
    <w:rsid w:val="7672F150"/>
    <w:rsid w:val="767F07A9"/>
    <w:rsid w:val="768409D5"/>
    <w:rsid w:val="76845230"/>
    <w:rsid w:val="7697BA8A"/>
    <w:rsid w:val="76A95228"/>
    <w:rsid w:val="76AAABB6"/>
    <w:rsid w:val="76B0CA88"/>
    <w:rsid w:val="76B18D5B"/>
    <w:rsid w:val="76BBBF95"/>
    <w:rsid w:val="76BF8D24"/>
    <w:rsid w:val="76C6016E"/>
    <w:rsid w:val="76D046F2"/>
    <w:rsid w:val="76D459BB"/>
    <w:rsid w:val="76D7E932"/>
    <w:rsid w:val="76DCE6BE"/>
    <w:rsid w:val="76DE04A7"/>
    <w:rsid w:val="76E34652"/>
    <w:rsid w:val="76E64C6C"/>
    <w:rsid w:val="76ECA579"/>
    <w:rsid w:val="76FDCE85"/>
    <w:rsid w:val="77009890"/>
    <w:rsid w:val="77028758"/>
    <w:rsid w:val="770B662D"/>
    <w:rsid w:val="770B8B54"/>
    <w:rsid w:val="77185A1C"/>
    <w:rsid w:val="77241B7B"/>
    <w:rsid w:val="7729C550"/>
    <w:rsid w:val="772B01FC"/>
    <w:rsid w:val="7738A4BB"/>
    <w:rsid w:val="7738F5E9"/>
    <w:rsid w:val="775C142D"/>
    <w:rsid w:val="775FA678"/>
    <w:rsid w:val="77686A09"/>
    <w:rsid w:val="777F08B3"/>
    <w:rsid w:val="7784F4BC"/>
    <w:rsid w:val="778A45E0"/>
    <w:rsid w:val="778F19D1"/>
    <w:rsid w:val="779309AB"/>
    <w:rsid w:val="779A650C"/>
    <w:rsid w:val="779C9696"/>
    <w:rsid w:val="779F8623"/>
    <w:rsid w:val="779F996A"/>
    <w:rsid w:val="77A0264A"/>
    <w:rsid w:val="77A10E07"/>
    <w:rsid w:val="77AD6583"/>
    <w:rsid w:val="77B25EBF"/>
    <w:rsid w:val="77CAB2BE"/>
    <w:rsid w:val="77CFB181"/>
    <w:rsid w:val="77D35903"/>
    <w:rsid w:val="77D4F45B"/>
    <w:rsid w:val="77D89478"/>
    <w:rsid w:val="77D8CEFD"/>
    <w:rsid w:val="77D9034D"/>
    <w:rsid w:val="77ED30C2"/>
    <w:rsid w:val="77F70F88"/>
    <w:rsid w:val="77F90EC4"/>
    <w:rsid w:val="77FBC0B9"/>
    <w:rsid w:val="77FE7955"/>
    <w:rsid w:val="780012B7"/>
    <w:rsid w:val="7802DF09"/>
    <w:rsid w:val="78070EB6"/>
    <w:rsid w:val="780AF49D"/>
    <w:rsid w:val="7825E952"/>
    <w:rsid w:val="782A1EC0"/>
    <w:rsid w:val="784EEA81"/>
    <w:rsid w:val="78511527"/>
    <w:rsid w:val="78519F3A"/>
    <w:rsid w:val="786C6FCE"/>
    <w:rsid w:val="7878B237"/>
    <w:rsid w:val="78873B4E"/>
    <w:rsid w:val="788A59AD"/>
    <w:rsid w:val="788D8AC1"/>
    <w:rsid w:val="789CA2B8"/>
    <w:rsid w:val="789D027A"/>
    <w:rsid w:val="78B6A2B5"/>
    <w:rsid w:val="78B76388"/>
    <w:rsid w:val="78B856E2"/>
    <w:rsid w:val="78C3A84B"/>
    <w:rsid w:val="78CD4382"/>
    <w:rsid w:val="78DA024E"/>
    <w:rsid w:val="78EF4EB5"/>
    <w:rsid w:val="78EF6F29"/>
    <w:rsid w:val="78F137D7"/>
    <w:rsid w:val="78F348CA"/>
    <w:rsid w:val="78F4F113"/>
    <w:rsid w:val="78FC4963"/>
    <w:rsid w:val="7906AD77"/>
    <w:rsid w:val="790E34BF"/>
    <w:rsid w:val="7916E733"/>
    <w:rsid w:val="79198CFB"/>
    <w:rsid w:val="791CA014"/>
    <w:rsid w:val="7930276C"/>
    <w:rsid w:val="7939F8E7"/>
    <w:rsid w:val="793BED4C"/>
    <w:rsid w:val="793BF6AB"/>
    <w:rsid w:val="79401BFA"/>
    <w:rsid w:val="79441101"/>
    <w:rsid w:val="79509335"/>
    <w:rsid w:val="7954E1E0"/>
    <w:rsid w:val="79581B1C"/>
    <w:rsid w:val="79631B64"/>
    <w:rsid w:val="7970858A"/>
    <w:rsid w:val="79717BAF"/>
    <w:rsid w:val="797B96BA"/>
    <w:rsid w:val="79835B92"/>
    <w:rsid w:val="798649C8"/>
    <w:rsid w:val="79A48C24"/>
    <w:rsid w:val="79AA0882"/>
    <w:rsid w:val="79B4D2D9"/>
    <w:rsid w:val="79B699D7"/>
    <w:rsid w:val="79B926F9"/>
    <w:rsid w:val="79C987EF"/>
    <w:rsid w:val="79D058F1"/>
    <w:rsid w:val="79DB963E"/>
    <w:rsid w:val="79E35AF7"/>
    <w:rsid w:val="79EEB52D"/>
    <w:rsid w:val="79F573AA"/>
    <w:rsid w:val="7A016899"/>
    <w:rsid w:val="7A15F06A"/>
    <w:rsid w:val="7A181BC8"/>
    <w:rsid w:val="7A2748C1"/>
    <w:rsid w:val="7A352D6F"/>
    <w:rsid w:val="7A36CEA4"/>
    <w:rsid w:val="7A45DEFA"/>
    <w:rsid w:val="7A48E71B"/>
    <w:rsid w:val="7A5F31B1"/>
    <w:rsid w:val="7A69C45A"/>
    <w:rsid w:val="7A7ACD51"/>
    <w:rsid w:val="7A91E3D0"/>
    <w:rsid w:val="7A9D8D0A"/>
    <w:rsid w:val="7AA00ACB"/>
    <w:rsid w:val="7AB30EEA"/>
    <w:rsid w:val="7AC65680"/>
    <w:rsid w:val="7AD373FF"/>
    <w:rsid w:val="7AD7C70C"/>
    <w:rsid w:val="7ADC1F2C"/>
    <w:rsid w:val="7AE30D89"/>
    <w:rsid w:val="7AED5DEC"/>
    <w:rsid w:val="7AFDBF30"/>
    <w:rsid w:val="7AFEEBC5"/>
    <w:rsid w:val="7B03E64E"/>
    <w:rsid w:val="7B03F764"/>
    <w:rsid w:val="7B0426C2"/>
    <w:rsid w:val="7B0C3924"/>
    <w:rsid w:val="7B0E726C"/>
    <w:rsid w:val="7B106FBF"/>
    <w:rsid w:val="7B11DB21"/>
    <w:rsid w:val="7B198B3A"/>
    <w:rsid w:val="7B350A47"/>
    <w:rsid w:val="7B357000"/>
    <w:rsid w:val="7B3C0362"/>
    <w:rsid w:val="7B402DF0"/>
    <w:rsid w:val="7B42F516"/>
    <w:rsid w:val="7B4634A6"/>
    <w:rsid w:val="7B527CE9"/>
    <w:rsid w:val="7B54B8E4"/>
    <w:rsid w:val="7B5D5158"/>
    <w:rsid w:val="7B649FEB"/>
    <w:rsid w:val="7B71E94B"/>
    <w:rsid w:val="7B7D73B9"/>
    <w:rsid w:val="7B80D099"/>
    <w:rsid w:val="7B81CCB8"/>
    <w:rsid w:val="7B95CB95"/>
    <w:rsid w:val="7B9826BB"/>
    <w:rsid w:val="7B9A9270"/>
    <w:rsid w:val="7BA0B0EB"/>
    <w:rsid w:val="7BAFEFCB"/>
    <w:rsid w:val="7BC06BEC"/>
    <w:rsid w:val="7BFA0F85"/>
    <w:rsid w:val="7C009CC9"/>
    <w:rsid w:val="7C2A8CF2"/>
    <w:rsid w:val="7C342D40"/>
    <w:rsid w:val="7C351436"/>
    <w:rsid w:val="7C371BAB"/>
    <w:rsid w:val="7C3A57C4"/>
    <w:rsid w:val="7C417FFF"/>
    <w:rsid w:val="7C492BA3"/>
    <w:rsid w:val="7C4A9B7A"/>
    <w:rsid w:val="7C4C2AFE"/>
    <w:rsid w:val="7C4D813E"/>
    <w:rsid w:val="7C53A5A2"/>
    <w:rsid w:val="7C573835"/>
    <w:rsid w:val="7C5C1E2B"/>
    <w:rsid w:val="7C7D76A4"/>
    <w:rsid w:val="7C7FE4AE"/>
    <w:rsid w:val="7C81EF13"/>
    <w:rsid w:val="7C86026D"/>
    <w:rsid w:val="7C973DF4"/>
    <w:rsid w:val="7C9CFF89"/>
    <w:rsid w:val="7C9E382D"/>
    <w:rsid w:val="7CA0F037"/>
    <w:rsid w:val="7CAF5FD7"/>
    <w:rsid w:val="7CAF98E4"/>
    <w:rsid w:val="7CB24F88"/>
    <w:rsid w:val="7CBE2498"/>
    <w:rsid w:val="7CC46E47"/>
    <w:rsid w:val="7CC847A3"/>
    <w:rsid w:val="7CCFC01F"/>
    <w:rsid w:val="7CCFDD81"/>
    <w:rsid w:val="7CD456E6"/>
    <w:rsid w:val="7CD4E5B0"/>
    <w:rsid w:val="7CD520D0"/>
    <w:rsid w:val="7CDC55C8"/>
    <w:rsid w:val="7CE0EC84"/>
    <w:rsid w:val="7CE6DF2B"/>
    <w:rsid w:val="7CF08945"/>
    <w:rsid w:val="7CF53915"/>
    <w:rsid w:val="7CF8D23A"/>
    <w:rsid w:val="7CF9AE05"/>
    <w:rsid w:val="7CF9B160"/>
    <w:rsid w:val="7CFA7428"/>
    <w:rsid w:val="7D056603"/>
    <w:rsid w:val="7D1022EA"/>
    <w:rsid w:val="7D1CA0FA"/>
    <w:rsid w:val="7D229F16"/>
    <w:rsid w:val="7D279178"/>
    <w:rsid w:val="7D2EDA24"/>
    <w:rsid w:val="7D4B273B"/>
    <w:rsid w:val="7D505AA1"/>
    <w:rsid w:val="7D5E7155"/>
    <w:rsid w:val="7D60863B"/>
    <w:rsid w:val="7D70C53D"/>
    <w:rsid w:val="7D72BA33"/>
    <w:rsid w:val="7D7BFFAD"/>
    <w:rsid w:val="7D7CC8FB"/>
    <w:rsid w:val="7D851CFD"/>
    <w:rsid w:val="7DA3AB0D"/>
    <w:rsid w:val="7DA58862"/>
    <w:rsid w:val="7DACFB13"/>
    <w:rsid w:val="7DB206F8"/>
    <w:rsid w:val="7DBC9B35"/>
    <w:rsid w:val="7DBCAFA3"/>
    <w:rsid w:val="7DC6A6A6"/>
    <w:rsid w:val="7DDB5C82"/>
    <w:rsid w:val="7DE23BEA"/>
    <w:rsid w:val="7DEE503B"/>
    <w:rsid w:val="7DF68EC0"/>
    <w:rsid w:val="7E001248"/>
    <w:rsid w:val="7E0A81EC"/>
    <w:rsid w:val="7E0BE179"/>
    <w:rsid w:val="7E2F9EF4"/>
    <w:rsid w:val="7E344674"/>
    <w:rsid w:val="7E5F87B4"/>
    <w:rsid w:val="7E5FB5BE"/>
    <w:rsid w:val="7E685FE2"/>
    <w:rsid w:val="7E6D25D2"/>
    <w:rsid w:val="7E70DEE3"/>
    <w:rsid w:val="7E7AD82E"/>
    <w:rsid w:val="7E962D83"/>
    <w:rsid w:val="7E99DA28"/>
    <w:rsid w:val="7EB4EDB2"/>
    <w:rsid w:val="7EB6E9F3"/>
    <w:rsid w:val="7EC38DC3"/>
    <w:rsid w:val="7EC73800"/>
    <w:rsid w:val="7EC97C45"/>
    <w:rsid w:val="7ECE5B3D"/>
    <w:rsid w:val="7EE251D4"/>
    <w:rsid w:val="7F0458B6"/>
    <w:rsid w:val="7F0554D5"/>
    <w:rsid w:val="7F14EB57"/>
    <w:rsid w:val="7F312C34"/>
    <w:rsid w:val="7F3E4E3B"/>
    <w:rsid w:val="7F3FF681"/>
    <w:rsid w:val="7F42704C"/>
    <w:rsid w:val="7F44EE1E"/>
    <w:rsid w:val="7F47BE4F"/>
    <w:rsid w:val="7F4B10F8"/>
    <w:rsid w:val="7F4B4AC7"/>
    <w:rsid w:val="7F4D0E4B"/>
    <w:rsid w:val="7F5101CD"/>
    <w:rsid w:val="7F52E30E"/>
    <w:rsid w:val="7F57D289"/>
    <w:rsid w:val="7F5D9E88"/>
    <w:rsid w:val="7F6A9F39"/>
    <w:rsid w:val="7F6EBC6D"/>
    <w:rsid w:val="7F70DF74"/>
    <w:rsid w:val="7F75D7A9"/>
    <w:rsid w:val="7F7EF0A5"/>
    <w:rsid w:val="7F810E47"/>
    <w:rsid w:val="7F84E370"/>
    <w:rsid w:val="7F8E99F6"/>
    <w:rsid w:val="7F980CCE"/>
    <w:rsid w:val="7F9C9F6F"/>
    <w:rsid w:val="7F9F442B"/>
    <w:rsid w:val="7FB357D0"/>
    <w:rsid w:val="7FB73D2F"/>
    <w:rsid w:val="7FBC363A"/>
    <w:rsid w:val="7FBF48A5"/>
    <w:rsid w:val="7FCB85C4"/>
    <w:rsid w:val="7FEE012B"/>
    <w:rsid w:val="7FEEF081"/>
    <w:rsid w:val="7FEF1E96"/>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D9EF6"/>
  <w15:chartTrackingRefBased/>
  <w15:docId w15:val="{12D4D1AD-2E2C-45B1-8384-C3E62CA67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3270ED"/>
    <w:pPr>
      <w:keepNext/>
      <w:keepLines/>
      <w:pageBreakBefore/>
      <w:numPr>
        <w:numId w:val="3"/>
      </w:numPr>
      <w:spacing w:before="120" w:after="240" w:line="312" w:lineRule="auto"/>
      <w:jc w:val="both"/>
      <w:outlineLvl w:val="0"/>
    </w:pPr>
    <w:rPr>
      <w:rFonts w:eastAsia="Times New Roman"/>
      <w:b/>
      <w:bCs/>
      <w:caps/>
      <w:color w:val="5C666C"/>
      <w:sz w:val="28"/>
      <w:szCs w:val="28"/>
      <w:lang w:val="en-US" w:eastAsia="pt-PT"/>
    </w:rPr>
  </w:style>
  <w:style w:type="paragraph" w:styleId="Heading2">
    <w:name w:val="heading 2"/>
    <w:basedOn w:val="Normal"/>
    <w:next w:val="Normal"/>
    <w:link w:val="Heading2Char"/>
    <w:autoRedefine/>
    <w:uiPriority w:val="9"/>
    <w:unhideWhenUsed/>
    <w:qFormat/>
    <w:rsid w:val="00B15363"/>
    <w:pPr>
      <w:keepNext/>
      <w:keepLines/>
      <w:numPr>
        <w:ilvl w:val="1"/>
        <w:numId w:val="3"/>
      </w:numPr>
      <w:spacing w:before="200" w:after="120" w:line="312" w:lineRule="auto"/>
      <w:jc w:val="both"/>
      <w:outlineLvl w:val="1"/>
    </w:pPr>
    <w:rPr>
      <w:rFonts w:eastAsia="Times New Roman"/>
      <w:b/>
      <w:bCs/>
      <w:smallCaps/>
      <w:color w:val="5C666C"/>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3"/>
      </w:numPr>
      <w:spacing w:before="200" w:after="120" w:line="312" w:lineRule="auto"/>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3"/>
      </w:numPr>
      <w:spacing w:before="200" w:after="120" w:line="312" w:lineRule="auto"/>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270ED"/>
    <w:rPr>
      <w:rFonts w:eastAsia="Times New Roman"/>
      <w:b/>
      <w:bCs/>
      <w:caps/>
      <w:color w:val="5C666C"/>
      <w:sz w:val="28"/>
      <w:szCs w:val="28"/>
      <w:lang w:val="en-US"/>
    </w:rPr>
  </w:style>
  <w:style w:type="character" w:customStyle="1" w:styleId="Heading2Char">
    <w:name w:val="Heading 2 Char"/>
    <w:link w:val="Heading2"/>
    <w:uiPriority w:val="9"/>
    <w:rsid w:val="00B15363"/>
    <w:rPr>
      <w:rFonts w:eastAsia="Times New Roman"/>
      <w:b/>
      <w:bCs/>
      <w:smallCaps/>
      <w:color w:val="5C666C"/>
      <w:sz w:val="26"/>
      <w:szCs w:val="26"/>
      <w:lang w:val="en-US"/>
    </w:rPr>
  </w:style>
  <w:style w:type="character" w:customStyle="1" w:styleId="Heading3Char">
    <w:name w:val="Heading 3 Char"/>
    <w:link w:val="Heading3"/>
    <w:uiPriority w:val="9"/>
    <w:rsid w:val="00940100"/>
    <w:rPr>
      <w:rFonts w:eastAsia="Times New Roman"/>
      <w:b/>
      <w:bCs/>
      <w:sz w:val="24"/>
      <w:szCs w:val="26"/>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ListParagraph"/>
    <w:qFormat/>
    <w:rsid w:val="00940100"/>
    <w:pPr>
      <w:numPr>
        <w:numId w:val="2"/>
      </w:numPr>
      <w:tabs>
        <w:tab w:val="num" w:pos="360"/>
      </w:tabs>
      <w:spacing w:after="0" w:line="312" w:lineRule="auto"/>
      <w:ind w:firstLine="0"/>
      <w:jc w:val="both"/>
    </w:pPr>
    <w:rPr>
      <w:rFonts w:eastAsia="Times New Roman"/>
      <w:sz w:val="24"/>
      <w:szCs w:val="26"/>
      <w:lang w:val="en-US" w:eastAsia="pt-PT"/>
    </w:rPr>
  </w:style>
  <w:style w:type="paragraph" w:customStyle="1" w:styleId="Listanumerada1">
    <w:name w:val="Lista numerada1"/>
    <w:basedOn w:val="ListParagraph"/>
    <w:qFormat/>
    <w:rsid w:val="00940100"/>
    <w:pPr>
      <w:numPr>
        <w:numId w:val="1"/>
      </w:numPr>
      <w:tabs>
        <w:tab w:val="num" w:pos="360"/>
      </w:tabs>
      <w:spacing w:after="0" w:line="312" w:lineRule="auto"/>
      <w:ind w:firstLine="0"/>
      <w:jc w:val="both"/>
    </w:pPr>
    <w:rPr>
      <w:rFonts w:eastAsia="Times New Roman"/>
      <w:sz w:val="24"/>
      <w:szCs w:val="26"/>
      <w:lang w:val="en-US"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character" w:styleId="PlaceholderText">
    <w:name w:val="Placeholder Text"/>
    <w:basedOn w:val="DefaultParagraphFont"/>
    <w:uiPriority w:val="99"/>
    <w:semiHidden/>
    <w:rsid w:val="0069672C"/>
    <w:rPr>
      <w:color w:val="808080"/>
    </w:rPr>
  </w:style>
  <w:style w:type="paragraph" w:styleId="Revision">
    <w:name w:val="Revision"/>
    <w:hidden/>
    <w:uiPriority w:val="99"/>
    <w:semiHidden/>
    <w:rsid w:val="00F56F20"/>
    <w:rPr>
      <w:sz w:val="22"/>
      <w:szCs w:val="22"/>
      <w:lang w:eastAsia="en-US"/>
    </w:rPr>
  </w:style>
  <w:style w:type="paragraph" w:styleId="NormalWeb">
    <w:name w:val="Normal (Web)"/>
    <w:basedOn w:val="Normal"/>
    <w:uiPriority w:val="99"/>
    <w:unhideWhenUsed/>
    <w:rsid w:val="0031731A"/>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FB114F"/>
    <w:rPr>
      <w:sz w:val="16"/>
      <w:szCs w:val="16"/>
    </w:rPr>
  </w:style>
  <w:style w:type="paragraph" w:styleId="CommentText">
    <w:name w:val="annotation text"/>
    <w:basedOn w:val="Normal"/>
    <w:link w:val="CommentTextChar"/>
    <w:uiPriority w:val="99"/>
    <w:semiHidden/>
    <w:unhideWhenUsed/>
    <w:rsid w:val="00FB114F"/>
    <w:pPr>
      <w:spacing w:line="240" w:lineRule="auto"/>
    </w:pPr>
    <w:rPr>
      <w:sz w:val="20"/>
      <w:szCs w:val="20"/>
    </w:rPr>
  </w:style>
  <w:style w:type="character" w:customStyle="1" w:styleId="CommentTextChar">
    <w:name w:val="Comment Text Char"/>
    <w:basedOn w:val="DefaultParagraphFont"/>
    <w:link w:val="CommentText"/>
    <w:uiPriority w:val="99"/>
    <w:semiHidden/>
    <w:rsid w:val="00FB114F"/>
    <w:rPr>
      <w:lang w:eastAsia="en-US"/>
    </w:rPr>
  </w:style>
  <w:style w:type="paragraph" w:styleId="CommentSubject">
    <w:name w:val="annotation subject"/>
    <w:basedOn w:val="CommentText"/>
    <w:next w:val="CommentText"/>
    <w:link w:val="CommentSubjectChar"/>
    <w:uiPriority w:val="99"/>
    <w:semiHidden/>
    <w:unhideWhenUsed/>
    <w:rsid w:val="00FB114F"/>
    <w:rPr>
      <w:b/>
      <w:bCs/>
    </w:rPr>
  </w:style>
  <w:style w:type="character" w:customStyle="1" w:styleId="CommentSubjectChar">
    <w:name w:val="Comment Subject Char"/>
    <w:basedOn w:val="CommentTextChar"/>
    <w:link w:val="CommentSubject"/>
    <w:uiPriority w:val="99"/>
    <w:semiHidden/>
    <w:rsid w:val="00FB114F"/>
    <w:rPr>
      <w:b/>
      <w:bCs/>
      <w:lang w:eastAsia="en-US"/>
    </w:rPr>
  </w:style>
  <w:style w:type="character" w:styleId="UnresolvedMention">
    <w:name w:val="Unresolved Mention"/>
    <w:basedOn w:val="DefaultParagraphFont"/>
    <w:uiPriority w:val="99"/>
    <w:unhideWhenUsed/>
    <w:rsid w:val="00FB114F"/>
    <w:rPr>
      <w:color w:val="605E5C"/>
      <w:shd w:val="clear" w:color="auto" w:fill="E1DFDD"/>
    </w:rPr>
  </w:style>
  <w:style w:type="character" w:styleId="Mention">
    <w:name w:val="Mention"/>
    <w:basedOn w:val="DefaultParagraphFont"/>
    <w:uiPriority w:val="99"/>
    <w:unhideWhenUsed/>
    <w:rsid w:val="00FB114F"/>
    <w:rPr>
      <w:color w:val="2B579A"/>
      <w:shd w:val="clear" w:color="auto" w:fill="E1DFDD"/>
    </w:rPr>
  </w:style>
  <w:style w:type="character" w:customStyle="1" w:styleId="normaltextrun">
    <w:name w:val="normaltextrun"/>
    <w:basedOn w:val="DefaultParagraphFont"/>
    <w:rsid w:val="00994CFE"/>
  </w:style>
  <w:style w:type="character" w:customStyle="1" w:styleId="eop">
    <w:name w:val="eop"/>
    <w:basedOn w:val="DefaultParagraphFont"/>
    <w:rsid w:val="00994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75376">
      <w:bodyDiv w:val="1"/>
      <w:marLeft w:val="0"/>
      <w:marRight w:val="0"/>
      <w:marTop w:val="0"/>
      <w:marBottom w:val="0"/>
      <w:divBdr>
        <w:top w:val="none" w:sz="0" w:space="0" w:color="auto"/>
        <w:left w:val="none" w:sz="0" w:space="0" w:color="auto"/>
        <w:bottom w:val="none" w:sz="0" w:space="0" w:color="auto"/>
        <w:right w:val="none" w:sz="0" w:space="0" w:color="auto"/>
      </w:divBdr>
    </w:div>
    <w:div w:id="40256677">
      <w:bodyDiv w:val="1"/>
      <w:marLeft w:val="0"/>
      <w:marRight w:val="0"/>
      <w:marTop w:val="0"/>
      <w:marBottom w:val="0"/>
      <w:divBdr>
        <w:top w:val="none" w:sz="0" w:space="0" w:color="auto"/>
        <w:left w:val="none" w:sz="0" w:space="0" w:color="auto"/>
        <w:bottom w:val="none" w:sz="0" w:space="0" w:color="auto"/>
        <w:right w:val="none" w:sz="0" w:space="0" w:color="auto"/>
      </w:divBdr>
    </w:div>
    <w:div w:id="46028964">
      <w:bodyDiv w:val="1"/>
      <w:marLeft w:val="0"/>
      <w:marRight w:val="0"/>
      <w:marTop w:val="0"/>
      <w:marBottom w:val="0"/>
      <w:divBdr>
        <w:top w:val="none" w:sz="0" w:space="0" w:color="auto"/>
        <w:left w:val="none" w:sz="0" w:space="0" w:color="auto"/>
        <w:bottom w:val="none" w:sz="0" w:space="0" w:color="auto"/>
        <w:right w:val="none" w:sz="0" w:space="0" w:color="auto"/>
      </w:divBdr>
    </w:div>
    <w:div w:id="104470063">
      <w:bodyDiv w:val="1"/>
      <w:marLeft w:val="0"/>
      <w:marRight w:val="0"/>
      <w:marTop w:val="0"/>
      <w:marBottom w:val="0"/>
      <w:divBdr>
        <w:top w:val="none" w:sz="0" w:space="0" w:color="auto"/>
        <w:left w:val="none" w:sz="0" w:space="0" w:color="auto"/>
        <w:bottom w:val="none" w:sz="0" w:space="0" w:color="auto"/>
        <w:right w:val="none" w:sz="0" w:space="0" w:color="auto"/>
      </w:divBdr>
      <w:divsChild>
        <w:div w:id="1044063345">
          <w:marLeft w:val="0"/>
          <w:marRight w:val="0"/>
          <w:marTop w:val="0"/>
          <w:marBottom w:val="0"/>
          <w:divBdr>
            <w:top w:val="none" w:sz="0" w:space="0" w:color="auto"/>
            <w:left w:val="none" w:sz="0" w:space="0" w:color="auto"/>
            <w:bottom w:val="none" w:sz="0" w:space="0" w:color="auto"/>
            <w:right w:val="none" w:sz="0" w:space="0" w:color="auto"/>
          </w:divBdr>
        </w:div>
      </w:divsChild>
    </w:div>
    <w:div w:id="379286520">
      <w:bodyDiv w:val="1"/>
      <w:marLeft w:val="0"/>
      <w:marRight w:val="0"/>
      <w:marTop w:val="0"/>
      <w:marBottom w:val="0"/>
      <w:divBdr>
        <w:top w:val="none" w:sz="0" w:space="0" w:color="auto"/>
        <w:left w:val="none" w:sz="0" w:space="0" w:color="auto"/>
        <w:bottom w:val="none" w:sz="0" w:space="0" w:color="auto"/>
        <w:right w:val="none" w:sz="0" w:space="0" w:color="auto"/>
      </w:divBdr>
      <w:divsChild>
        <w:div w:id="65347395">
          <w:marLeft w:val="547"/>
          <w:marRight w:val="0"/>
          <w:marTop w:val="0"/>
          <w:marBottom w:val="0"/>
          <w:divBdr>
            <w:top w:val="none" w:sz="0" w:space="0" w:color="auto"/>
            <w:left w:val="none" w:sz="0" w:space="0" w:color="auto"/>
            <w:bottom w:val="none" w:sz="0" w:space="0" w:color="auto"/>
            <w:right w:val="none" w:sz="0" w:space="0" w:color="auto"/>
          </w:divBdr>
        </w:div>
        <w:div w:id="501092859">
          <w:marLeft w:val="547"/>
          <w:marRight w:val="0"/>
          <w:marTop w:val="0"/>
          <w:marBottom w:val="0"/>
          <w:divBdr>
            <w:top w:val="none" w:sz="0" w:space="0" w:color="auto"/>
            <w:left w:val="none" w:sz="0" w:space="0" w:color="auto"/>
            <w:bottom w:val="none" w:sz="0" w:space="0" w:color="auto"/>
            <w:right w:val="none" w:sz="0" w:space="0" w:color="auto"/>
          </w:divBdr>
        </w:div>
        <w:div w:id="1300182597">
          <w:marLeft w:val="547"/>
          <w:marRight w:val="0"/>
          <w:marTop w:val="0"/>
          <w:marBottom w:val="200"/>
          <w:divBdr>
            <w:top w:val="none" w:sz="0" w:space="0" w:color="auto"/>
            <w:left w:val="none" w:sz="0" w:space="0" w:color="auto"/>
            <w:bottom w:val="none" w:sz="0" w:space="0" w:color="auto"/>
            <w:right w:val="none" w:sz="0" w:space="0" w:color="auto"/>
          </w:divBdr>
        </w:div>
        <w:div w:id="1406029944">
          <w:marLeft w:val="547"/>
          <w:marRight w:val="0"/>
          <w:marTop w:val="0"/>
          <w:marBottom w:val="0"/>
          <w:divBdr>
            <w:top w:val="none" w:sz="0" w:space="0" w:color="auto"/>
            <w:left w:val="none" w:sz="0" w:space="0" w:color="auto"/>
            <w:bottom w:val="none" w:sz="0" w:space="0" w:color="auto"/>
            <w:right w:val="none" w:sz="0" w:space="0" w:color="auto"/>
          </w:divBdr>
        </w:div>
      </w:divsChild>
    </w:div>
    <w:div w:id="384334283">
      <w:bodyDiv w:val="1"/>
      <w:marLeft w:val="0"/>
      <w:marRight w:val="0"/>
      <w:marTop w:val="0"/>
      <w:marBottom w:val="0"/>
      <w:divBdr>
        <w:top w:val="none" w:sz="0" w:space="0" w:color="auto"/>
        <w:left w:val="none" w:sz="0" w:space="0" w:color="auto"/>
        <w:bottom w:val="none" w:sz="0" w:space="0" w:color="auto"/>
        <w:right w:val="none" w:sz="0" w:space="0" w:color="auto"/>
      </w:divBdr>
      <w:divsChild>
        <w:div w:id="1000278718">
          <w:marLeft w:val="0"/>
          <w:marRight w:val="0"/>
          <w:marTop w:val="0"/>
          <w:marBottom w:val="0"/>
          <w:divBdr>
            <w:top w:val="none" w:sz="0" w:space="0" w:color="auto"/>
            <w:left w:val="none" w:sz="0" w:space="0" w:color="auto"/>
            <w:bottom w:val="none" w:sz="0" w:space="0" w:color="auto"/>
            <w:right w:val="none" w:sz="0" w:space="0" w:color="auto"/>
          </w:divBdr>
          <w:divsChild>
            <w:div w:id="1442070921">
              <w:marLeft w:val="0"/>
              <w:marRight w:val="0"/>
              <w:marTop w:val="0"/>
              <w:marBottom w:val="0"/>
              <w:divBdr>
                <w:top w:val="none" w:sz="0" w:space="0" w:color="auto"/>
                <w:left w:val="none" w:sz="0" w:space="0" w:color="auto"/>
                <w:bottom w:val="none" w:sz="0" w:space="0" w:color="auto"/>
                <w:right w:val="none" w:sz="0" w:space="0" w:color="auto"/>
              </w:divBdr>
            </w:div>
            <w:div w:id="1484540167">
              <w:marLeft w:val="0"/>
              <w:marRight w:val="0"/>
              <w:marTop w:val="0"/>
              <w:marBottom w:val="0"/>
              <w:divBdr>
                <w:top w:val="none" w:sz="0" w:space="0" w:color="auto"/>
                <w:left w:val="none" w:sz="0" w:space="0" w:color="auto"/>
                <w:bottom w:val="none" w:sz="0" w:space="0" w:color="auto"/>
                <w:right w:val="none" w:sz="0" w:space="0" w:color="auto"/>
              </w:divBdr>
              <w:divsChild>
                <w:div w:id="538782709">
                  <w:marLeft w:val="0"/>
                  <w:marRight w:val="0"/>
                  <w:marTop w:val="0"/>
                  <w:marBottom w:val="0"/>
                  <w:divBdr>
                    <w:top w:val="none" w:sz="0" w:space="0" w:color="auto"/>
                    <w:left w:val="none" w:sz="0" w:space="0" w:color="auto"/>
                    <w:bottom w:val="none" w:sz="0" w:space="0" w:color="auto"/>
                    <w:right w:val="none" w:sz="0" w:space="0" w:color="auto"/>
                  </w:divBdr>
                  <w:divsChild>
                    <w:div w:id="1249273150">
                      <w:marLeft w:val="0"/>
                      <w:marRight w:val="0"/>
                      <w:marTop w:val="0"/>
                      <w:marBottom w:val="0"/>
                      <w:divBdr>
                        <w:top w:val="none" w:sz="0" w:space="0" w:color="auto"/>
                        <w:left w:val="none" w:sz="0" w:space="0" w:color="auto"/>
                        <w:bottom w:val="none" w:sz="0" w:space="0" w:color="auto"/>
                        <w:right w:val="none" w:sz="0" w:space="0" w:color="auto"/>
                      </w:divBdr>
                    </w:div>
                    <w:div w:id="1915310296">
                      <w:marLeft w:val="0"/>
                      <w:marRight w:val="0"/>
                      <w:marTop w:val="0"/>
                      <w:marBottom w:val="0"/>
                      <w:divBdr>
                        <w:top w:val="none" w:sz="0" w:space="0" w:color="auto"/>
                        <w:left w:val="none" w:sz="0" w:space="0" w:color="auto"/>
                        <w:bottom w:val="none" w:sz="0" w:space="0" w:color="auto"/>
                        <w:right w:val="none" w:sz="0" w:space="0" w:color="auto"/>
                      </w:divBdr>
                      <w:divsChild>
                        <w:div w:id="1008946611">
                          <w:marLeft w:val="0"/>
                          <w:marRight w:val="0"/>
                          <w:marTop w:val="0"/>
                          <w:marBottom w:val="0"/>
                          <w:divBdr>
                            <w:top w:val="none" w:sz="0" w:space="0" w:color="auto"/>
                            <w:left w:val="none" w:sz="0" w:space="0" w:color="auto"/>
                            <w:bottom w:val="none" w:sz="0" w:space="0" w:color="auto"/>
                            <w:right w:val="none" w:sz="0" w:space="0" w:color="auto"/>
                          </w:divBdr>
                          <w:divsChild>
                            <w:div w:id="97457128">
                              <w:marLeft w:val="0"/>
                              <w:marRight w:val="0"/>
                              <w:marTop w:val="0"/>
                              <w:marBottom w:val="0"/>
                              <w:divBdr>
                                <w:top w:val="none" w:sz="0" w:space="0" w:color="auto"/>
                                <w:left w:val="none" w:sz="0" w:space="0" w:color="auto"/>
                                <w:bottom w:val="none" w:sz="0" w:space="0" w:color="auto"/>
                                <w:right w:val="none" w:sz="0" w:space="0" w:color="auto"/>
                              </w:divBdr>
                              <w:divsChild>
                                <w:div w:id="1759981081">
                                  <w:marLeft w:val="0"/>
                                  <w:marRight w:val="0"/>
                                  <w:marTop w:val="0"/>
                                  <w:marBottom w:val="0"/>
                                  <w:divBdr>
                                    <w:top w:val="none" w:sz="0" w:space="0" w:color="auto"/>
                                    <w:left w:val="none" w:sz="0" w:space="0" w:color="auto"/>
                                    <w:bottom w:val="none" w:sz="0" w:space="0" w:color="auto"/>
                                    <w:right w:val="none" w:sz="0" w:space="0" w:color="auto"/>
                                  </w:divBdr>
                                  <w:divsChild>
                                    <w:div w:id="504905686">
                                      <w:marLeft w:val="0"/>
                                      <w:marRight w:val="0"/>
                                      <w:marTop w:val="0"/>
                                      <w:marBottom w:val="0"/>
                                      <w:divBdr>
                                        <w:top w:val="none" w:sz="0" w:space="0" w:color="auto"/>
                                        <w:left w:val="none" w:sz="0" w:space="0" w:color="auto"/>
                                        <w:bottom w:val="none" w:sz="0" w:space="0" w:color="auto"/>
                                        <w:right w:val="none" w:sz="0" w:space="0" w:color="auto"/>
                                      </w:divBdr>
                                    </w:div>
                                    <w:div w:id="1241059161">
                                      <w:marLeft w:val="0"/>
                                      <w:marRight w:val="0"/>
                                      <w:marTop w:val="0"/>
                                      <w:marBottom w:val="0"/>
                                      <w:divBdr>
                                        <w:top w:val="none" w:sz="0" w:space="0" w:color="auto"/>
                                        <w:left w:val="none" w:sz="0" w:space="0" w:color="auto"/>
                                        <w:bottom w:val="none" w:sz="0" w:space="0" w:color="auto"/>
                                        <w:right w:val="none" w:sz="0" w:space="0" w:color="auto"/>
                                      </w:divBdr>
                                      <w:divsChild>
                                        <w:div w:id="637957223">
                                          <w:marLeft w:val="0"/>
                                          <w:marRight w:val="0"/>
                                          <w:marTop w:val="0"/>
                                          <w:marBottom w:val="0"/>
                                          <w:divBdr>
                                            <w:top w:val="none" w:sz="0" w:space="0" w:color="auto"/>
                                            <w:left w:val="none" w:sz="0" w:space="0" w:color="auto"/>
                                            <w:bottom w:val="none" w:sz="0" w:space="0" w:color="auto"/>
                                            <w:right w:val="none" w:sz="0" w:space="0" w:color="auto"/>
                                          </w:divBdr>
                                          <w:divsChild>
                                            <w:div w:id="90392337">
                                              <w:marLeft w:val="0"/>
                                              <w:marRight w:val="0"/>
                                              <w:marTop w:val="0"/>
                                              <w:marBottom w:val="0"/>
                                              <w:divBdr>
                                                <w:top w:val="none" w:sz="0" w:space="0" w:color="auto"/>
                                                <w:left w:val="none" w:sz="0" w:space="0" w:color="auto"/>
                                                <w:bottom w:val="none" w:sz="0" w:space="0" w:color="auto"/>
                                                <w:right w:val="none" w:sz="0" w:space="0" w:color="auto"/>
                                              </w:divBdr>
                                            </w:div>
                                            <w:div w:id="449281227">
                                              <w:marLeft w:val="0"/>
                                              <w:marRight w:val="0"/>
                                              <w:marTop w:val="0"/>
                                              <w:marBottom w:val="0"/>
                                              <w:divBdr>
                                                <w:top w:val="none" w:sz="0" w:space="0" w:color="auto"/>
                                                <w:left w:val="none" w:sz="0" w:space="0" w:color="auto"/>
                                                <w:bottom w:val="none" w:sz="0" w:space="0" w:color="auto"/>
                                                <w:right w:val="none" w:sz="0" w:space="0" w:color="auto"/>
                                              </w:divBdr>
                                              <w:divsChild>
                                                <w:div w:id="172232005">
                                                  <w:marLeft w:val="0"/>
                                                  <w:marRight w:val="0"/>
                                                  <w:marTop w:val="0"/>
                                                  <w:marBottom w:val="0"/>
                                                  <w:divBdr>
                                                    <w:top w:val="none" w:sz="0" w:space="0" w:color="auto"/>
                                                    <w:left w:val="none" w:sz="0" w:space="0" w:color="auto"/>
                                                    <w:bottom w:val="none" w:sz="0" w:space="0" w:color="auto"/>
                                                    <w:right w:val="none" w:sz="0" w:space="0" w:color="auto"/>
                                                  </w:divBdr>
                                                  <w:divsChild>
                                                    <w:div w:id="50201325">
                                                      <w:marLeft w:val="0"/>
                                                      <w:marRight w:val="0"/>
                                                      <w:marTop w:val="0"/>
                                                      <w:marBottom w:val="0"/>
                                                      <w:divBdr>
                                                        <w:top w:val="none" w:sz="0" w:space="0" w:color="auto"/>
                                                        <w:left w:val="none" w:sz="0" w:space="0" w:color="auto"/>
                                                        <w:bottom w:val="none" w:sz="0" w:space="0" w:color="auto"/>
                                                        <w:right w:val="none" w:sz="0" w:space="0" w:color="auto"/>
                                                      </w:divBdr>
                                                    </w:div>
                                                    <w:div w:id="976302073">
                                                      <w:marLeft w:val="0"/>
                                                      <w:marRight w:val="0"/>
                                                      <w:marTop w:val="0"/>
                                                      <w:marBottom w:val="0"/>
                                                      <w:divBdr>
                                                        <w:top w:val="none" w:sz="0" w:space="0" w:color="auto"/>
                                                        <w:left w:val="none" w:sz="0" w:space="0" w:color="auto"/>
                                                        <w:bottom w:val="none" w:sz="0" w:space="0" w:color="auto"/>
                                                        <w:right w:val="none" w:sz="0" w:space="0" w:color="auto"/>
                                                      </w:divBdr>
                                                      <w:divsChild>
                                                        <w:div w:id="849493398">
                                                          <w:marLeft w:val="0"/>
                                                          <w:marRight w:val="0"/>
                                                          <w:marTop w:val="0"/>
                                                          <w:marBottom w:val="0"/>
                                                          <w:divBdr>
                                                            <w:top w:val="none" w:sz="0" w:space="0" w:color="auto"/>
                                                            <w:left w:val="none" w:sz="0" w:space="0" w:color="auto"/>
                                                            <w:bottom w:val="none" w:sz="0" w:space="0" w:color="auto"/>
                                                            <w:right w:val="none" w:sz="0" w:space="0" w:color="auto"/>
                                                          </w:divBdr>
                                                          <w:divsChild>
                                                            <w:div w:id="8901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97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824248">
      <w:bodyDiv w:val="1"/>
      <w:marLeft w:val="0"/>
      <w:marRight w:val="0"/>
      <w:marTop w:val="0"/>
      <w:marBottom w:val="0"/>
      <w:divBdr>
        <w:top w:val="none" w:sz="0" w:space="0" w:color="auto"/>
        <w:left w:val="none" w:sz="0" w:space="0" w:color="auto"/>
        <w:bottom w:val="none" w:sz="0" w:space="0" w:color="auto"/>
        <w:right w:val="none" w:sz="0" w:space="0" w:color="auto"/>
      </w:divBdr>
      <w:divsChild>
        <w:div w:id="1233466426">
          <w:marLeft w:val="0"/>
          <w:marRight w:val="0"/>
          <w:marTop w:val="0"/>
          <w:marBottom w:val="0"/>
          <w:divBdr>
            <w:top w:val="none" w:sz="0" w:space="0" w:color="auto"/>
            <w:left w:val="none" w:sz="0" w:space="0" w:color="auto"/>
            <w:bottom w:val="none" w:sz="0" w:space="0" w:color="auto"/>
            <w:right w:val="none" w:sz="0" w:space="0" w:color="auto"/>
          </w:divBdr>
        </w:div>
      </w:divsChild>
    </w:div>
    <w:div w:id="449782321">
      <w:bodyDiv w:val="1"/>
      <w:marLeft w:val="0"/>
      <w:marRight w:val="0"/>
      <w:marTop w:val="0"/>
      <w:marBottom w:val="0"/>
      <w:divBdr>
        <w:top w:val="none" w:sz="0" w:space="0" w:color="auto"/>
        <w:left w:val="none" w:sz="0" w:space="0" w:color="auto"/>
        <w:bottom w:val="none" w:sz="0" w:space="0" w:color="auto"/>
        <w:right w:val="none" w:sz="0" w:space="0" w:color="auto"/>
      </w:divBdr>
    </w:div>
    <w:div w:id="497965203">
      <w:bodyDiv w:val="1"/>
      <w:marLeft w:val="0"/>
      <w:marRight w:val="0"/>
      <w:marTop w:val="0"/>
      <w:marBottom w:val="0"/>
      <w:divBdr>
        <w:top w:val="none" w:sz="0" w:space="0" w:color="auto"/>
        <w:left w:val="none" w:sz="0" w:space="0" w:color="auto"/>
        <w:bottom w:val="none" w:sz="0" w:space="0" w:color="auto"/>
        <w:right w:val="none" w:sz="0" w:space="0" w:color="auto"/>
      </w:divBdr>
    </w:div>
    <w:div w:id="555513658">
      <w:bodyDiv w:val="1"/>
      <w:marLeft w:val="0"/>
      <w:marRight w:val="0"/>
      <w:marTop w:val="0"/>
      <w:marBottom w:val="0"/>
      <w:divBdr>
        <w:top w:val="none" w:sz="0" w:space="0" w:color="auto"/>
        <w:left w:val="none" w:sz="0" w:space="0" w:color="auto"/>
        <w:bottom w:val="none" w:sz="0" w:space="0" w:color="auto"/>
        <w:right w:val="none" w:sz="0" w:space="0" w:color="auto"/>
      </w:divBdr>
    </w:div>
    <w:div w:id="625503570">
      <w:bodyDiv w:val="1"/>
      <w:marLeft w:val="0"/>
      <w:marRight w:val="0"/>
      <w:marTop w:val="0"/>
      <w:marBottom w:val="0"/>
      <w:divBdr>
        <w:top w:val="none" w:sz="0" w:space="0" w:color="auto"/>
        <w:left w:val="none" w:sz="0" w:space="0" w:color="auto"/>
        <w:bottom w:val="none" w:sz="0" w:space="0" w:color="auto"/>
        <w:right w:val="none" w:sz="0" w:space="0" w:color="auto"/>
      </w:divBdr>
      <w:divsChild>
        <w:div w:id="143090883">
          <w:marLeft w:val="0"/>
          <w:marRight w:val="0"/>
          <w:marTop w:val="0"/>
          <w:marBottom w:val="0"/>
          <w:divBdr>
            <w:top w:val="none" w:sz="0" w:space="0" w:color="auto"/>
            <w:left w:val="none" w:sz="0" w:space="0" w:color="auto"/>
            <w:bottom w:val="none" w:sz="0" w:space="0" w:color="auto"/>
            <w:right w:val="none" w:sz="0" w:space="0" w:color="auto"/>
          </w:divBdr>
          <w:divsChild>
            <w:div w:id="1477139109">
              <w:marLeft w:val="0"/>
              <w:marRight w:val="0"/>
              <w:marTop w:val="0"/>
              <w:marBottom w:val="0"/>
              <w:divBdr>
                <w:top w:val="none" w:sz="0" w:space="0" w:color="auto"/>
                <w:left w:val="none" w:sz="0" w:space="0" w:color="auto"/>
                <w:bottom w:val="none" w:sz="0" w:space="0" w:color="auto"/>
                <w:right w:val="none" w:sz="0" w:space="0" w:color="auto"/>
              </w:divBdr>
              <w:divsChild>
                <w:div w:id="546138695">
                  <w:marLeft w:val="0"/>
                  <w:marRight w:val="0"/>
                  <w:marTop w:val="0"/>
                  <w:marBottom w:val="0"/>
                  <w:divBdr>
                    <w:top w:val="none" w:sz="0" w:space="0" w:color="auto"/>
                    <w:left w:val="none" w:sz="0" w:space="0" w:color="auto"/>
                    <w:bottom w:val="none" w:sz="0" w:space="0" w:color="auto"/>
                    <w:right w:val="none" w:sz="0" w:space="0" w:color="auto"/>
                  </w:divBdr>
                  <w:divsChild>
                    <w:div w:id="984775199">
                      <w:marLeft w:val="0"/>
                      <w:marRight w:val="0"/>
                      <w:marTop w:val="0"/>
                      <w:marBottom w:val="0"/>
                      <w:divBdr>
                        <w:top w:val="none" w:sz="0" w:space="0" w:color="auto"/>
                        <w:left w:val="none" w:sz="0" w:space="0" w:color="auto"/>
                        <w:bottom w:val="none" w:sz="0" w:space="0" w:color="auto"/>
                        <w:right w:val="none" w:sz="0" w:space="0" w:color="auto"/>
                      </w:divBdr>
                      <w:divsChild>
                        <w:div w:id="4475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235057">
      <w:bodyDiv w:val="1"/>
      <w:marLeft w:val="0"/>
      <w:marRight w:val="0"/>
      <w:marTop w:val="0"/>
      <w:marBottom w:val="0"/>
      <w:divBdr>
        <w:top w:val="none" w:sz="0" w:space="0" w:color="auto"/>
        <w:left w:val="none" w:sz="0" w:space="0" w:color="auto"/>
        <w:bottom w:val="none" w:sz="0" w:space="0" w:color="auto"/>
        <w:right w:val="none" w:sz="0" w:space="0" w:color="auto"/>
      </w:divBdr>
    </w:div>
    <w:div w:id="1302080961">
      <w:bodyDiv w:val="1"/>
      <w:marLeft w:val="0"/>
      <w:marRight w:val="0"/>
      <w:marTop w:val="0"/>
      <w:marBottom w:val="0"/>
      <w:divBdr>
        <w:top w:val="none" w:sz="0" w:space="0" w:color="auto"/>
        <w:left w:val="none" w:sz="0" w:space="0" w:color="auto"/>
        <w:bottom w:val="none" w:sz="0" w:space="0" w:color="auto"/>
        <w:right w:val="none" w:sz="0" w:space="0" w:color="auto"/>
      </w:divBdr>
    </w:div>
    <w:div w:id="1441873105">
      <w:bodyDiv w:val="1"/>
      <w:marLeft w:val="0"/>
      <w:marRight w:val="0"/>
      <w:marTop w:val="0"/>
      <w:marBottom w:val="0"/>
      <w:divBdr>
        <w:top w:val="none" w:sz="0" w:space="0" w:color="auto"/>
        <w:left w:val="none" w:sz="0" w:space="0" w:color="auto"/>
        <w:bottom w:val="none" w:sz="0" w:space="0" w:color="auto"/>
        <w:right w:val="none" w:sz="0" w:space="0" w:color="auto"/>
      </w:divBdr>
      <w:divsChild>
        <w:div w:id="864489745">
          <w:marLeft w:val="0"/>
          <w:marRight w:val="0"/>
          <w:marTop w:val="0"/>
          <w:marBottom w:val="0"/>
          <w:divBdr>
            <w:top w:val="none" w:sz="0" w:space="0" w:color="auto"/>
            <w:left w:val="none" w:sz="0" w:space="0" w:color="auto"/>
            <w:bottom w:val="none" w:sz="0" w:space="0" w:color="auto"/>
            <w:right w:val="none" w:sz="0" w:space="0" w:color="auto"/>
          </w:divBdr>
        </w:div>
      </w:divsChild>
    </w:div>
    <w:div w:id="1490243330">
      <w:bodyDiv w:val="1"/>
      <w:marLeft w:val="0"/>
      <w:marRight w:val="0"/>
      <w:marTop w:val="0"/>
      <w:marBottom w:val="0"/>
      <w:divBdr>
        <w:top w:val="none" w:sz="0" w:space="0" w:color="auto"/>
        <w:left w:val="none" w:sz="0" w:space="0" w:color="auto"/>
        <w:bottom w:val="none" w:sz="0" w:space="0" w:color="auto"/>
        <w:right w:val="none" w:sz="0" w:space="0" w:color="auto"/>
      </w:divBdr>
      <w:divsChild>
        <w:div w:id="1785342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fresh and frozen</c:v>
                </c:pt>
              </c:strCache>
            </c:strRef>
          </c:tx>
          <c:spPr>
            <a:solidFill>
              <a:srgbClr val="2875DD"/>
            </a:solidFill>
            <a:ln>
              <a:solidFill>
                <a:srgbClr val="2875DD"/>
              </a:solidFill>
            </a:ln>
          </c:spPr>
          <c:invertIfNegative val="0"/>
          <c:dLbls>
            <c:dLbl>
              <c:idx val="0"/>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842-4F3F-BE1B-09CAB22FB9F3}"/>
                </c:ext>
              </c:extLst>
            </c:dLbl>
            <c:dLbl>
              <c:idx val="1"/>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842-4F3F-BE1B-09CAB22FB9F3}"/>
                </c:ext>
              </c:extLst>
            </c:dLbl>
            <c:dLbl>
              <c:idx val="2"/>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842-4F3F-BE1B-09CAB22FB9F3}"/>
                </c:ext>
              </c:extLst>
            </c:dLbl>
            <c:dLbl>
              <c:idx val="3"/>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842-4F3F-BE1B-09CAB22FB9F3}"/>
                </c:ext>
              </c:extLst>
            </c:dLbl>
            <c:dLbl>
              <c:idx val="4"/>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842-4F3F-BE1B-09CAB22FB9F3}"/>
                </c:ext>
              </c:extLst>
            </c:dLbl>
            <c:dLbl>
              <c:idx val="5"/>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842-4F3F-BE1B-09CAB22FB9F3}"/>
                </c:ext>
              </c:extLst>
            </c:dLbl>
            <c:spPr>
              <a:noFill/>
              <a:ln>
                <a:noFill/>
              </a:ln>
              <a:effectLst/>
            </c:spPr>
            <c:showLegendKey val="0"/>
            <c:showVal val="1"/>
            <c:showCatName val="0"/>
            <c:showSerName val="0"/>
            <c:showPercent val="0"/>
            <c:showBubbleSize val="0"/>
            <c:showLeaderLines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15:showLeaderLines val="0"/>
              </c:ext>
            </c:extLst>
          </c:dLbls>
          <c:cat>
            <c:strRef>
              <c:f>Sheet1!$A$2:$A$7</c:f>
              <c:strCache>
                <c:ptCount val="6"/>
                <c:pt idx="0">
                  <c:v>4 weeks ending 26-01-20</c:v>
                </c:pt>
                <c:pt idx="1">
                  <c:v>4 weeks ending 23-02-20</c:v>
                </c:pt>
                <c:pt idx="2">
                  <c:v>4 weeks ending 22-03-20</c:v>
                </c:pt>
                <c:pt idx="3">
                  <c:v>4 weeks ending 19-04-20</c:v>
                </c:pt>
                <c:pt idx="4">
                  <c:v>4 weeks ending 17-05-20</c:v>
                </c:pt>
                <c:pt idx="5">
                  <c:v>4 weeks ending 14-06-20</c:v>
                </c:pt>
              </c:strCache>
            </c:strRef>
          </c:cat>
          <c:val>
            <c:numRef>
              <c:f>Sheet1!$B$2:$B$7</c:f>
              <c:numCache>
                <c:formatCode>General</c:formatCode>
                <c:ptCount val="6"/>
                <c:pt idx="0">
                  <c:v>0.16900000000000001</c:v>
                </c:pt>
                <c:pt idx="1">
                  <c:v>0.17899999999999999</c:v>
                </c:pt>
                <c:pt idx="2">
                  <c:v>0.155</c:v>
                </c:pt>
                <c:pt idx="3">
                  <c:v>0.27500000000000002</c:v>
                </c:pt>
                <c:pt idx="4">
                  <c:v>0.32100000000000001</c:v>
                </c:pt>
                <c:pt idx="5">
                  <c:v>0.29899999999999999</c:v>
                </c:pt>
              </c:numCache>
            </c:numRef>
          </c:val>
          <c:extLst>
            <c:ext xmlns:c16="http://schemas.microsoft.com/office/drawing/2014/chart" uri="{C3380CC4-5D6E-409C-BE32-E72D297353CC}">
              <c16:uniqueId val="{00000006-0842-4F3F-BE1B-09CAB22FB9F3}"/>
            </c:ext>
          </c:extLst>
        </c:ser>
        <c:ser>
          <c:idx val="1"/>
          <c:order val="1"/>
          <c:tx>
            <c:strRef>
              <c:f>Sheet1!$C$1</c:f>
              <c:strCache>
                <c:ptCount val="1"/>
                <c:pt idx="0">
                  <c:v>Total dry grocery</c:v>
                </c:pt>
              </c:strCache>
            </c:strRef>
          </c:tx>
          <c:spPr>
            <a:solidFill>
              <a:srgbClr val="0F283E"/>
            </a:solidFill>
            <a:ln>
              <a:solidFill>
                <a:srgbClr val="0F283E"/>
              </a:solidFill>
            </a:ln>
          </c:spPr>
          <c:invertIfNegative val="0"/>
          <c:dLbls>
            <c:dLbl>
              <c:idx val="0"/>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842-4F3F-BE1B-09CAB22FB9F3}"/>
                </c:ext>
              </c:extLst>
            </c:dLbl>
            <c:dLbl>
              <c:idx val="1"/>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842-4F3F-BE1B-09CAB22FB9F3}"/>
                </c:ext>
              </c:extLst>
            </c:dLbl>
            <c:dLbl>
              <c:idx val="2"/>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842-4F3F-BE1B-09CAB22FB9F3}"/>
                </c:ext>
              </c:extLst>
            </c:dLbl>
            <c:dLbl>
              <c:idx val="3"/>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842-4F3F-BE1B-09CAB22FB9F3}"/>
                </c:ext>
              </c:extLst>
            </c:dLbl>
            <c:dLbl>
              <c:idx val="4"/>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842-4F3F-BE1B-09CAB22FB9F3}"/>
                </c:ext>
              </c:extLst>
            </c:dLbl>
            <c:dLbl>
              <c:idx val="5"/>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0842-4F3F-BE1B-09CAB22FB9F3}"/>
                </c:ext>
              </c:extLst>
            </c:dLbl>
            <c:spPr>
              <a:noFill/>
              <a:ln>
                <a:noFill/>
              </a:ln>
              <a:effectLst/>
            </c:spPr>
            <c:showLegendKey val="0"/>
            <c:showVal val="1"/>
            <c:showCatName val="0"/>
            <c:showSerName val="0"/>
            <c:showPercent val="0"/>
            <c:showBubbleSize val="0"/>
            <c:showLeaderLines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15:showLeaderLines val="0"/>
              </c:ext>
            </c:extLst>
          </c:dLbls>
          <c:cat>
            <c:strRef>
              <c:f>Sheet1!$A$2:$A$7</c:f>
              <c:strCache>
                <c:ptCount val="6"/>
                <c:pt idx="0">
                  <c:v>4 weeks ending 26-01-20</c:v>
                </c:pt>
                <c:pt idx="1">
                  <c:v>4 weeks ending 23-02-20</c:v>
                </c:pt>
                <c:pt idx="2">
                  <c:v>4 weeks ending 22-03-20</c:v>
                </c:pt>
                <c:pt idx="3">
                  <c:v>4 weeks ending 19-04-20</c:v>
                </c:pt>
                <c:pt idx="4">
                  <c:v>4 weeks ending 17-05-20</c:v>
                </c:pt>
                <c:pt idx="5">
                  <c:v>4 weeks ending 14-06-20</c:v>
                </c:pt>
              </c:strCache>
            </c:strRef>
          </c:cat>
          <c:val>
            <c:numRef>
              <c:f>Sheet1!$C$2:$C$7</c:f>
              <c:numCache>
                <c:formatCode>General</c:formatCode>
                <c:ptCount val="6"/>
                <c:pt idx="0">
                  <c:v>8.8999999999999996E-2</c:v>
                </c:pt>
                <c:pt idx="1">
                  <c:v>9.9000000000000005E-2</c:v>
                </c:pt>
                <c:pt idx="2">
                  <c:v>9.7000000000000003E-2</c:v>
                </c:pt>
                <c:pt idx="3">
                  <c:v>0.17899999999999999</c:v>
                </c:pt>
                <c:pt idx="4">
                  <c:v>0.193</c:v>
                </c:pt>
                <c:pt idx="5">
                  <c:v>0.17199999999999999</c:v>
                </c:pt>
              </c:numCache>
            </c:numRef>
          </c:val>
          <c:extLst>
            <c:ext xmlns:c16="http://schemas.microsoft.com/office/drawing/2014/chart" uri="{C3380CC4-5D6E-409C-BE32-E72D297353CC}">
              <c16:uniqueId val="{0000000D-0842-4F3F-BE1B-09CAB22FB9F3}"/>
            </c:ext>
          </c:extLst>
        </c:ser>
        <c:ser>
          <c:idx val="2"/>
          <c:order val="2"/>
          <c:tx>
            <c:strRef>
              <c:f>Sheet1!$D$1</c:f>
              <c:strCache>
                <c:ptCount val="1"/>
                <c:pt idx="0">
                  <c:v>Food + Consumables</c:v>
                </c:pt>
              </c:strCache>
            </c:strRef>
          </c:tx>
          <c:spPr>
            <a:solidFill>
              <a:srgbClr val="BABABA"/>
            </a:solidFill>
            <a:ln>
              <a:solidFill>
                <a:srgbClr val="BABABA"/>
              </a:solidFill>
            </a:ln>
          </c:spPr>
          <c:invertIfNegative val="0"/>
          <c:dLbls>
            <c:dLbl>
              <c:idx val="0"/>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0E-0842-4F3F-BE1B-09CAB22FB9F3}"/>
                </c:ext>
              </c:extLst>
            </c:dLbl>
            <c:dLbl>
              <c:idx val="1"/>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0F-0842-4F3F-BE1B-09CAB22FB9F3}"/>
                </c:ext>
              </c:extLst>
            </c:dLbl>
            <c:dLbl>
              <c:idx val="2"/>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10-0842-4F3F-BE1B-09CAB22FB9F3}"/>
                </c:ext>
              </c:extLst>
            </c:dLbl>
            <c:dLbl>
              <c:idx val="3"/>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11-0842-4F3F-BE1B-09CAB22FB9F3}"/>
                </c:ext>
              </c:extLst>
            </c:dLbl>
            <c:dLbl>
              <c:idx val="4"/>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12-0842-4F3F-BE1B-09CAB22FB9F3}"/>
                </c:ext>
              </c:extLst>
            </c:dLbl>
            <c:dLbl>
              <c:idx val="5"/>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13-0842-4F3F-BE1B-09CAB22FB9F3}"/>
                </c:ext>
              </c:extLst>
            </c:dLbl>
            <c:spPr>
              <a:noFill/>
              <a:ln>
                <a:noFill/>
              </a:ln>
              <a:effectLst/>
            </c:spPr>
            <c:showLegendKey val="0"/>
            <c:showVal val="1"/>
            <c:showCatName val="0"/>
            <c:showSerName val="0"/>
            <c:showPercent val="0"/>
            <c:showBubbleSize val="0"/>
            <c:showLeaderLines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15:showLeaderLines val="0"/>
              </c:ext>
            </c:extLst>
          </c:dLbls>
          <c:cat>
            <c:strRef>
              <c:f>Sheet1!$A$2:$A$7</c:f>
              <c:strCache>
                <c:ptCount val="6"/>
                <c:pt idx="0">
                  <c:v>4 weeks ending 26-01-20</c:v>
                </c:pt>
                <c:pt idx="1">
                  <c:v>4 weeks ending 23-02-20</c:v>
                </c:pt>
                <c:pt idx="2">
                  <c:v>4 weeks ending 22-03-20</c:v>
                </c:pt>
                <c:pt idx="3">
                  <c:v>4 weeks ending 19-04-20</c:v>
                </c:pt>
                <c:pt idx="4">
                  <c:v>4 weeks ending 17-05-20</c:v>
                </c:pt>
                <c:pt idx="5">
                  <c:v>4 weeks ending 14-06-20</c:v>
                </c:pt>
              </c:strCache>
            </c:strRef>
          </c:cat>
          <c:val>
            <c:numRef>
              <c:f>Sheet1!$D$2:$D$7</c:f>
              <c:numCache>
                <c:formatCode>General</c:formatCode>
                <c:ptCount val="6"/>
                <c:pt idx="0">
                  <c:v>4.3999999999999997E-2</c:v>
                </c:pt>
                <c:pt idx="1">
                  <c:v>4.8000000000000001E-2</c:v>
                </c:pt>
                <c:pt idx="2">
                  <c:v>4.5999999999999999E-2</c:v>
                </c:pt>
                <c:pt idx="3">
                  <c:v>9.2999999999999999E-2</c:v>
                </c:pt>
                <c:pt idx="4">
                  <c:v>9.8000000000000004E-2</c:v>
                </c:pt>
                <c:pt idx="5">
                  <c:v>8.6999999999999994E-2</c:v>
                </c:pt>
              </c:numCache>
            </c:numRef>
          </c:val>
          <c:extLst>
            <c:ext xmlns:c16="http://schemas.microsoft.com/office/drawing/2014/chart" uri="{C3380CC4-5D6E-409C-BE32-E72D297353CC}">
              <c16:uniqueId val="{00000014-0842-4F3F-BE1B-09CAB22FB9F3}"/>
            </c:ext>
          </c:extLst>
        </c:ser>
        <c:ser>
          <c:idx val="3"/>
          <c:order val="3"/>
          <c:tx>
            <c:strRef>
              <c:f>Sheet1!$E$1</c:f>
              <c:strCache>
                <c:ptCount val="1"/>
                <c:pt idx="0">
                  <c:v>Total consumables</c:v>
                </c:pt>
              </c:strCache>
            </c:strRef>
          </c:tx>
          <c:spPr>
            <a:solidFill>
              <a:srgbClr val="A60B0B"/>
            </a:solidFill>
            <a:ln>
              <a:solidFill>
                <a:srgbClr val="A60B0B"/>
              </a:solidFill>
            </a:ln>
          </c:spPr>
          <c:invertIfNegative val="0"/>
          <c:dLbls>
            <c:dLbl>
              <c:idx val="0"/>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15-0842-4F3F-BE1B-09CAB22FB9F3}"/>
                </c:ext>
              </c:extLst>
            </c:dLbl>
            <c:dLbl>
              <c:idx val="1"/>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16-0842-4F3F-BE1B-09CAB22FB9F3}"/>
                </c:ext>
              </c:extLst>
            </c:dLbl>
            <c:dLbl>
              <c:idx val="2"/>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17-0842-4F3F-BE1B-09CAB22FB9F3}"/>
                </c:ext>
              </c:extLst>
            </c:dLbl>
            <c:dLbl>
              <c:idx val="3"/>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18-0842-4F3F-BE1B-09CAB22FB9F3}"/>
                </c:ext>
              </c:extLst>
            </c:dLbl>
            <c:dLbl>
              <c:idx val="4"/>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19-0842-4F3F-BE1B-09CAB22FB9F3}"/>
                </c:ext>
              </c:extLst>
            </c:dLbl>
            <c:dLbl>
              <c:idx val="5"/>
              <c:numFmt formatCode="#,##0.0%" sourceLinked="0"/>
              <c:spPr/>
              <c:txPr>
                <a:bodyPr/>
                <a:lstStyle/>
                <a:p>
                  <a:pPr>
                    <a:defRPr/>
                  </a:pPr>
                  <a:endParaRPr lang="en-US"/>
                </a:p>
              </c:txPr>
              <c:dLblPos val="outEnd"/>
              <c:showLegendKey val="0"/>
              <c:showVal val="1"/>
              <c:showCatName val="0"/>
              <c:showSerName val="0"/>
              <c:showPercent val="0"/>
              <c:showBubbleSize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ext xmlns:c16="http://schemas.microsoft.com/office/drawing/2014/chart" uri="{C3380CC4-5D6E-409C-BE32-E72D297353CC}">
                  <c16:uniqueId val="{0000001A-0842-4F3F-BE1B-09CAB22FB9F3}"/>
                </c:ext>
              </c:extLst>
            </c:dLbl>
            <c:spPr>
              <a:noFill/>
              <a:ln>
                <a:noFill/>
              </a:ln>
              <a:effectLst/>
            </c:spPr>
            <c:showLegendKey val="0"/>
            <c:showVal val="1"/>
            <c:showCatName val="0"/>
            <c:showSerName val="0"/>
            <c:showPercent val="0"/>
            <c:showBubbleSize val="0"/>
            <c:showLeaderLines val="0"/>
            <c:extLst xmlns:m="http://schemas.openxmlformats.org/officeDocument/2006/math" xmlns:w="http://schemas.openxmlformats.org/wordprocessingml/2006/main" xmlns:xml="http://www.w3.org/XML/1998/namespace" xmlns:wp="http://schemas.openxmlformats.org/drawingml/2006/wordprocessingDrawing" xmlns:a14="http://schemas.microsoft.com/office/drawing/2010/main">
              <c:ext xmlns:c15="http://schemas.microsoft.com/office/drawing/2012/chart" uri="{CE6537A1-D6FC-4f65-9D91-7224C49458BB}">
                <c15:showLeaderLines val="0"/>
              </c:ext>
            </c:extLst>
          </c:dLbls>
          <c:cat>
            <c:strRef>
              <c:f>Sheet1!$A$2:$A$7</c:f>
              <c:strCache>
                <c:ptCount val="6"/>
                <c:pt idx="0">
                  <c:v>4 weeks ending 26-01-20</c:v>
                </c:pt>
                <c:pt idx="1">
                  <c:v>4 weeks ending 23-02-20</c:v>
                </c:pt>
                <c:pt idx="2">
                  <c:v>4 weeks ending 22-03-20</c:v>
                </c:pt>
                <c:pt idx="3">
                  <c:v>4 weeks ending 19-04-20</c:v>
                </c:pt>
                <c:pt idx="4">
                  <c:v>4 weeks ending 17-05-20</c:v>
                </c:pt>
                <c:pt idx="5">
                  <c:v>4 weeks ending 14-06-20</c:v>
                </c:pt>
              </c:strCache>
            </c:strRef>
          </c:cat>
          <c:val>
            <c:numRef>
              <c:f>Sheet1!$E$2:$E$7</c:f>
              <c:numCache>
                <c:formatCode>General</c:formatCode>
                <c:ptCount val="6"/>
                <c:pt idx="0">
                  <c:v>1.0999999999999999E-2</c:v>
                </c:pt>
                <c:pt idx="1">
                  <c:v>1.0999999999999999E-2</c:v>
                </c:pt>
                <c:pt idx="2">
                  <c:v>1.4E-2</c:v>
                </c:pt>
                <c:pt idx="3">
                  <c:v>2.7E-2</c:v>
                </c:pt>
                <c:pt idx="4">
                  <c:v>2.5000000000000001E-2</c:v>
                </c:pt>
                <c:pt idx="5">
                  <c:v>2.1999999999999999E-2</c:v>
                </c:pt>
              </c:numCache>
            </c:numRef>
          </c:val>
          <c:extLst>
            <c:ext xmlns:c16="http://schemas.microsoft.com/office/drawing/2014/chart" uri="{C3380CC4-5D6E-409C-BE32-E72D297353CC}">
              <c16:uniqueId val="{0000001B-0842-4F3F-BE1B-09CAB22FB9F3}"/>
            </c:ext>
          </c:extLst>
        </c:ser>
        <c:dLbls>
          <c:showLegendKey val="0"/>
          <c:showVal val="0"/>
          <c:showCatName val="0"/>
          <c:showSerName val="0"/>
          <c:showPercent val="0"/>
          <c:showBubbleSize val="0"/>
        </c:dLbls>
        <c:gapWidth val="80"/>
        <c:overlap val="-30"/>
        <c:axId val="67451136"/>
        <c:axId val="66437120"/>
      </c:barChart>
      <c:catAx>
        <c:axId val="67451136"/>
        <c:scaling>
          <c:orientation val="minMax"/>
        </c:scaling>
        <c:delete val="0"/>
        <c:axPos val="b"/>
        <c:numFmt formatCode="General" sourceLinked="0"/>
        <c:majorTickMark val="none"/>
        <c:minorTickMark val="none"/>
        <c:tickLblPos val="low"/>
        <c:spPr>
          <a:ln w="25400">
            <a:solidFill>
              <a:srgbClr val="000000"/>
            </a:solidFill>
          </a:ln>
        </c:spPr>
        <c:crossAx val="66437120"/>
        <c:crosses val="autoZero"/>
        <c:auto val="0"/>
        <c:lblAlgn val="ctr"/>
        <c:lblOffset val="100"/>
        <c:noMultiLvlLbl val="0"/>
      </c:catAx>
      <c:valAx>
        <c:axId val="66437120"/>
        <c:scaling>
          <c:orientation val="minMax"/>
          <c:min val="0"/>
        </c:scaling>
        <c:delete val="0"/>
        <c:axPos val="l"/>
        <c:majorGridlines>
          <c:spPr>
            <a:ln w="9525">
              <a:solidFill>
                <a:srgbClr val="2F2F2F"/>
              </a:solidFill>
              <a:prstDash val="dot"/>
            </a:ln>
          </c:spPr>
        </c:majorGridlines>
        <c:title>
          <c:tx>
            <c:rich>
              <a:bodyPr/>
              <a:lstStyle/>
              <a:p>
                <a:pPr>
                  <a:defRPr/>
                </a:pPr>
                <a:r>
                  <a:rPr lang="pt-BR"/>
                  <a:t>InstaCart e-commerce market share</a:t>
                </a:r>
              </a:p>
            </c:rich>
          </c:tx>
          <c:layout>
            <c:manualLayout>
              <c:xMode val="edge"/>
              <c:yMode val="edge"/>
              <c:x val="3.1553398058252427E-2"/>
              <c:y val="9.7154487408479207E-2"/>
            </c:manualLayout>
          </c:layout>
          <c:overlay val="0"/>
        </c:title>
        <c:numFmt formatCode="#,##0%" sourceLinked="0"/>
        <c:majorTickMark val="none"/>
        <c:minorTickMark val="none"/>
        <c:tickLblPos val="low"/>
        <c:spPr>
          <a:ln>
            <a:noFill/>
          </a:ln>
        </c:spPr>
        <c:crossAx val="67451136"/>
        <c:crosses val="autoZero"/>
        <c:crossBetween val="between"/>
      </c:valAx>
    </c:plotArea>
    <c:legend>
      <c:legendPos val="t"/>
      <c:overlay val="0"/>
    </c:legend>
    <c:plotVisOnly val="1"/>
    <c:dispBlanksAs val="zero"/>
    <c:showDLblsOverMax val="1"/>
  </c:chart>
  <c:txPr>
    <a:bodyPr/>
    <a:lstStyle/>
    <a:p>
      <a:pPr>
        <a:defRPr sz="700" smtId="4294967295">
          <a:latin typeface="Arial" panose="020B0604020202020204" pitchFamily="34" charset="0"/>
          <a:cs typeface="Arial" panose="020B0604020202020204" pitchFamily="34" charset="0"/>
        </a:defRPr>
      </a:pPr>
      <a:endParaRPr lang="en-US"/>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55C334576CED4EB908B094FEB9779D" ma:contentTypeVersion="11" ma:contentTypeDescription="Create a new document." ma:contentTypeScope="" ma:versionID="8e808801fe96a487880201d384f04fce">
  <xsd:schema xmlns:xsd="http://www.w3.org/2001/XMLSchema" xmlns:xs="http://www.w3.org/2001/XMLSchema" xmlns:p="http://schemas.microsoft.com/office/2006/metadata/properties" xmlns:ns3="7bb7352d-27bc-4150-9e26-4d82ae545073" xmlns:ns4="2e45d11c-bd71-4ff7-a639-92d1daa728ae" targetNamespace="http://schemas.microsoft.com/office/2006/metadata/properties" ma:root="true" ma:fieldsID="4026a81ab3c09bb840c45a254684f5de" ns3:_="" ns4:_="">
    <xsd:import namespace="7bb7352d-27bc-4150-9e26-4d82ae545073"/>
    <xsd:import namespace="2e45d11c-bd71-4ff7-a639-92d1daa728a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b7352d-27bc-4150-9e26-4d82ae54507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45d11c-bd71-4ff7-a639-92d1daa728a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1BF80D-0F5E-B24C-9F30-F38262BE297C}">
  <ds:schemaRefs>
    <ds:schemaRef ds:uri="http://schemas.openxmlformats.org/officeDocument/2006/bibliography"/>
  </ds:schemaRefs>
</ds:datastoreItem>
</file>

<file path=customXml/itemProps2.xml><?xml version="1.0" encoding="utf-8"?>
<ds:datastoreItem xmlns:ds="http://schemas.openxmlformats.org/officeDocument/2006/customXml" ds:itemID="{80823D58-5ABA-41B1-AA61-A57DCD83CF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66F15D-B1BA-43E2-A1DF-BE7E088E2320}">
  <ds:schemaRefs>
    <ds:schemaRef ds:uri="http://schemas.microsoft.com/sharepoint/v3/contenttype/forms"/>
  </ds:schemaRefs>
</ds:datastoreItem>
</file>

<file path=customXml/itemProps4.xml><?xml version="1.0" encoding="utf-8"?>
<ds:datastoreItem xmlns:ds="http://schemas.openxmlformats.org/officeDocument/2006/customXml" ds:itemID="{76E01992-D06B-46FE-891B-E6BD600C4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b7352d-27bc-4150-9e26-4d82ae545073"/>
    <ds:schemaRef ds:uri="2e45d11c-bd71-4ff7-a639-92d1daa728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Pages>
  <Words>2956</Words>
  <Characters>16853</Characters>
  <Application>Microsoft Office Word</Application>
  <DocSecurity>4</DocSecurity>
  <Lines>140</Lines>
  <Paragraphs>39</Paragraphs>
  <ScaleCrop>false</ScaleCrop>
  <Manager/>
  <Company/>
  <LinksUpToDate>false</LinksUpToDate>
  <CharactersWithSpaces>19770</CharactersWithSpaces>
  <SharedDoc>false</SharedDoc>
  <HyperlinkBase/>
  <HLinks>
    <vt:vector size="108" baseType="variant">
      <vt:variant>
        <vt:i4>1835058</vt:i4>
      </vt:variant>
      <vt:variant>
        <vt:i4>104</vt:i4>
      </vt:variant>
      <vt:variant>
        <vt:i4>0</vt:i4>
      </vt:variant>
      <vt:variant>
        <vt:i4>5</vt:i4>
      </vt:variant>
      <vt:variant>
        <vt:lpwstr/>
      </vt:variant>
      <vt:variant>
        <vt:lpwstr>_Toc69766256</vt:lpwstr>
      </vt:variant>
      <vt:variant>
        <vt:i4>2031666</vt:i4>
      </vt:variant>
      <vt:variant>
        <vt:i4>98</vt:i4>
      </vt:variant>
      <vt:variant>
        <vt:i4>0</vt:i4>
      </vt:variant>
      <vt:variant>
        <vt:i4>5</vt:i4>
      </vt:variant>
      <vt:variant>
        <vt:lpwstr/>
      </vt:variant>
      <vt:variant>
        <vt:lpwstr>_Toc69766255</vt:lpwstr>
      </vt:variant>
      <vt:variant>
        <vt:i4>1966130</vt:i4>
      </vt:variant>
      <vt:variant>
        <vt:i4>92</vt:i4>
      </vt:variant>
      <vt:variant>
        <vt:i4>0</vt:i4>
      </vt:variant>
      <vt:variant>
        <vt:i4>5</vt:i4>
      </vt:variant>
      <vt:variant>
        <vt:lpwstr/>
      </vt:variant>
      <vt:variant>
        <vt:lpwstr>_Toc69766254</vt:lpwstr>
      </vt:variant>
      <vt:variant>
        <vt:i4>1638450</vt:i4>
      </vt:variant>
      <vt:variant>
        <vt:i4>86</vt:i4>
      </vt:variant>
      <vt:variant>
        <vt:i4>0</vt:i4>
      </vt:variant>
      <vt:variant>
        <vt:i4>5</vt:i4>
      </vt:variant>
      <vt:variant>
        <vt:lpwstr/>
      </vt:variant>
      <vt:variant>
        <vt:lpwstr>_Toc69766253</vt:lpwstr>
      </vt:variant>
      <vt:variant>
        <vt:i4>1572914</vt:i4>
      </vt:variant>
      <vt:variant>
        <vt:i4>80</vt:i4>
      </vt:variant>
      <vt:variant>
        <vt:i4>0</vt:i4>
      </vt:variant>
      <vt:variant>
        <vt:i4>5</vt:i4>
      </vt:variant>
      <vt:variant>
        <vt:lpwstr/>
      </vt:variant>
      <vt:variant>
        <vt:lpwstr>_Toc69766252</vt:lpwstr>
      </vt:variant>
      <vt:variant>
        <vt:i4>1769522</vt:i4>
      </vt:variant>
      <vt:variant>
        <vt:i4>74</vt:i4>
      </vt:variant>
      <vt:variant>
        <vt:i4>0</vt:i4>
      </vt:variant>
      <vt:variant>
        <vt:i4>5</vt:i4>
      </vt:variant>
      <vt:variant>
        <vt:lpwstr/>
      </vt:variant>
      <vt:variant>
        <vt:lpwstr>_Toc69766251</vt:lpwstr>
      </vt:variant>
      <vt:variant>
        <vt:i4>1703986</vt:i4>
      </vt:variant>
      <vt:variant>
        <vt:i4>68</vt:i4>
      </vt:variant>
      <vt:variant>
        <vt:i4>0</vt:i4>
      </vt:variant>
      <vt:variant>
        <vt:i4>5</vt:i4>
      </vt:variant>
      <vt:variant>
        <vt:lpwstr/>
      </vt:variant>
      <vt:variant>
        <vt:lpwstr>_Toc69766250</vt:lpwstr>
      </vt:variant>
      <vt:variant>
        <vt:i4>1245235</vt:i4>
      </vt:variant>
      <vt:variant>
        <vt:i4>62</vt:i4>
      </vt:variant>
      <vt:variant>
        <vt:i4>0</vt:i4>
      </vt:variant>
      <vt:variant>
        <vt:i4>5</vt:i4>
      </vt:variant>
      <vt:variant>
        <vt:lpwstr/>
      </vt:variant>
      <vt:variant>
        <vt:lpwstr>_Toc69766249</vt:lpwstr>
      </vt:variant>
      <vt:variant>
        <vt:i4>1179699</vt:i4>
      </vt:variant>
      <vt:variant>
        <vt:i4>56</vt:i4>
      </vt:variant>
      <vt:variant>
        <vt:i4>0</vt:i4>
      </vt:variant>
      <vt:variant>
        <vt:i4>5</vt:i4>
      </vt:variant>
      <vt:variant>
        <vt:lpwstr/>
      </vt:variant>
      <vt:variant>
        <vt:lpwstr>_Toc69766248</vt:lpwstr>
      </vt:variant>
      <vt:variant>
        <vt:i4>1900595</vt:i4>
      </vt:variant>
      <vt:variant>
        <vt:i4>50</vt:i4>
      </vt:variant>
      <vt:variant>
        <vt:i4>0</vt:i4>
      </vt:variant>
      <vt:variant>
        <vt:i4>5</vt:i4>
      </vt:variant>
      <vt:variant>
        <vt:lpwstr/>
      </vt:variant>
      <vt:variant>
        <vt:lpwstr>_Toc69766247</vt:lpwstr>
      </vt:variant>
      <vt:variant>
        <vt:i4>1835059</vt:i4>
      </vt:variant>
      <vt:variant>
        <vt:i4>44</vt:i4>
      </vt:variant>
      <vt:variant>
        <vt:i4>0</vt:i4>
      </vt:variant>
      <vt:variant>
        <vt:i4>5</vt:i4>
      </vt:variant>
      <vt:variant>
        <vt:lpwstr/>
      </vt:variant>
      <vt:variant>
        <vt:lpwstr>_Toc69766246</vt:lpwstr>
      </vt:variant>
      <vt:variant>
        <vt:i4>2031667</vt:i4>
      </vt:variant>
      <vt:variant>
        <vt:i4>38</vt:i4>
      </vt:variant>
      <vt:variant>
        <vt:i4>0</vt:i4>
      </vt:variant>
      <vt:variant>
        <vt:i4>5</vt:i4>
      </vt:variant>
      <vt:variant>
        <vt:lpwstr/>
      </vt:variant>
      <vt:variant>
        <vt:lpwstr>_Toc69766245</vt:lpwstr>
      </vt:variant>
      <vt:variant>
        <vt:i4>1966131</vt:i4>
      </vt:variant>
      <vt:variant>
        <vt:i4>32</vt:i4>
      </vt:variant>
      <vt:variant>
        <vt:i4>0</vt:i4>
      </vt:variant>
      <vt:variant>
        <vt:i4>5</vt:i4>
      </vt:variant>
      <vt:variant>
        <vt:lpwstr/>
      </vt:variant>
      <vt:variant>
        <vt:lpwstr>_Toc69766244</vt:lpwstr>
      </vt:variant>
      <vt:variant>
        <vt:i4>1638451</vt:i4>
      </vt:variant>
      <vt:variant>
        <vt:i4>26</vt:i4>
      </vt:variant>
      <vt:variant>
        <vt:i4>0</vt:i4>
      </vt:variant>
      <vt:variant>
        <vt:i4>5</vt:i4>
      </vt:variant>
      <vt:variant>
        <vt:lpwstr/>
      </vt:variant>
      <vt:variant>
        <vt:lpwstr>_Toc69766243</vt:lpwstr>
      </vt:variant>
      <vt:variant>
        <vt:i4>1572915</vt:i4>
      </vt:variant>
      <vt:variant>
        <vt:i4>20</vt:i4>
      </vt:variant>
      <vt:variant>
        <vt:i4>0</vt:i4>
      </vt:variant>
      <vt:variant>
        <vt:i4>5</vt:i4>
      </vt:variant>
      <vt:variant>
        <vt:lpwstr/>
      </vt:variant>
      <vt:variant>
        <vt:lpwstr>_Toc69766242</vt:lpwstr>
      </vt:variant>
      <vt:variant>
        <vt:i4>1769523</vt:i4>
      </vt:variant>
      <vt:variant>
        <vt:i4>14</vt:i4>
      </vt:variant>
      <vt:variant>
        <vt:i4>0</vt:i4>
      </vt:variant>
      <vt:variant>
        <vt:i4>5</vt:i4>
      </vt:variant>
      <vt:variant>
        <vt:lpwstr/>
      </vt:variant>
      <vt:variant>
        <vt:lpwstr>_Toc69766241</vt:lpwstr>
      </vt:variant>
      <vt:variant>
        <vt:i4>1703987</vt:i4>
      </vt:variant>
      <vt:variant>
        <vt:i4>8</vt:i4>
      </vt:variant>
      <vt:variant>
        <vt:i4>0</vt:i4>
      </vt:variant>
      <vt:variant>
        <vt:i4>5</vt:i4>
      </vt:variant>
      <vt:variant>
        <vt:lpwstr/>
      </vt:variant>
      <vt:variant>
        <vt:lpwstr>_Toc69766240</vt:lpwstr>
      </vt:variant>
      <vt:variant>
        <vt:i4>1245236</vt:i4>
      </vt:variant>
      <vt:variant>
        <vt:i4>2</vt:i4>
      </vt:variant>
      <vt:variant>
        <vt:i4>0</vt:i4>
      </vt:variant>
      <vt:variant>
        <vt:i4>5</vt:i4>
      </vt:variant>
      <vt:variant>
        <vt:lpwstr/>
      </vt:variant>
      <vt:variant>
        <vt:lpwstr>_Toc69766239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cp:keywords/>
  <dc:description/>
  <cp:lastModifiedBy>joao Paulo Guerreiro Aredes Cesar</cp:lastModifiedBy>
  <cp:revision>602</cp:revision>
  <cp:lastPrinted>2021-03-02T08:01:00Z</cp:lastPrinted>
  <dcterms:created xsi:type="dcterms:W3CDTF">2021-03-16T03:04:00Z</dcterms:created>
  <dcterms:modified xsi:type="dcterms:W3CDTF">2021-04-20T06:49:00Z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0x0101008555C334576CED4EB908B094FEB9779D</vt:lpwstr>
  </property>
</Properties>
</file>